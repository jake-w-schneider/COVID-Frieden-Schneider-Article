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569B22" w14:textId="7642B0A5" w:rsidR="00DA71FB" w:rsidRPr="008E4CE8" w:rsidRDefault="00AB0C95" w:rsidP="00BD5B69">
      <w:pPr>
        <w:jc w:val="center"/>
        <w:rPr>
          <w:b/>
          <w:bCs/>
        </w:rPr>
      </w:pPr>
      <w:ins w:id="0" w:author="jfrieden@harvard.edu" w:date="2020-09-18T23:17:00Z">
        <w:r>
          <w:rPr>
            <w:b/>
            <w:bCs/>
          </w:rPr>
          <w:t>Will the virus</w:t>
        </w:r>
      </w:ins>
      <w:del w:id="1" w:author="jfrieden@harvard.edu" w:date="2020-09-18T23:17:00Z">
        <w:r w:rsidR="00E62209" w:rsidRPr="008E4CE8" w:rsidDel="00AB0C95">
          <w:rPr>
            <w:b/>
            <w:bCs/>
          </w:rPr>
          <w:delText>Did COVID</w:delText>
        </w:r>
      </w:del>
      <w:r w:rsidR="00E62209" w:rsidRPr="008E4CE8">
        <w:rPr>
          <w:b/>
          <w:bCs/>
        </w:rPr>
        <w:t xml:space="preserve"> kill </w:t>
      </w:r>
      <w:r w:rsidR="00DA71FB" w:rsidRPr="008E4CE8">
        <w:rPr>
          <w:b/>
          <w:bCs/>
        </w:rPr>
        <w:t>global capitalism?</w:t>
      </w:r>
    </w:p>
    <w:p w14:paraId="60AB8E06" w14:textId="3A0B335E" w:rsidR="00806AE5" w:rsidRPr="008E4CE8" w:rsidRDefault="00BB1AB7" w:rsidP="00BD5B69">
      <w:pPr>
        <w:jc w:val="center"/>
      </w:pPr>
      <w:r w:rsidRPr="008E4CE8">
        <w:rPr>
          <w:b/>
          <w:bCs/>
        </w:rPr>
        <w:t>Geo</w:t>
      </w:r>
      <w:r w:rsidR="006208F8" w:rsidRPr="008E4CE8">
        <w:rPr>
          <w:b/>
          <w:bCs/>
        </w:rPr>
        <w:t>economics and geo</w:t>
      </w:r>
      <w:r w:rsidRPr="008E4CE8">
        <w:rPr>
          <w:b/>
          <w:bCs/>
        </w:rPr>
        <w:t>politics</w:t>
      </w:r>
      <w:r w:rsidR="009F4ECA" w:rsidRPr="008E4CE8">
        <w:rPr>
          <w:b/>
          <w:bCs/>
        </w:rPr>
        <w:t xml:space="preserve"> </w:t>
      </w:r>
      <w:r w:rsidR="006208F8" w:rsidRPr="008E4CE8">
        <w:rPr>
          <w:b/>
          <w:bCs/>
        </w:rPr>
        <w:t>i</w:t>
      </w:r>
      <w:r w:rsidR="00806AE5" w:rsidRPr="008E4CE8">
        <w:rPr>
          <w:b/>
          <w:bCs/>
        </w:rPr>
        <w:t xml:space="preserve">n the </w:t>
      </w:r>
      <w:r w:rsidR="006208F8" w:rsidRPr="008E4CE8">
        <w:rPr>
          <w:b/>
          <w:bCs/>
        </w:rPr>
        <w:t>t</w:t>
      </w:r>
      <w:r w:rsidR="00806AE5" w:rsidRPr="008E4CE8">
        <w:rPr>
          <w:b/>
          <w:bCs/>
        </w:rPr>
        <w:t>ime of</w:t>
      </w:r>
      <w:r w:rsidR="00D7443F" w:rsidRPr="008E4CE8">
        <w:rPr>
          <w:b/>
          <w:bCs/>
        </w:rPr>
        <w:t xml:space="preserve"> </w:t>
      </w:r>
      <w:ins w:id="2" w:author="jfrieden@harvard.edu" w:date="2020-09-18T23:17:00Z">
        <w:r w:rsidR="00AB0C95">
          <w:rPr>
            <w:b/>
            <w:bCs/>
          </w:rPr>
          <w:t>COVID-19</w:t>
        </w:r>
      </w:ins>
      <w:del w:id="3" w:author="jfrieden@harvard.edu" w:date="2020-09-18T23:17:00Z">
        <w:r w:rsidR="00E62209" w:rsidRPr="008E4CE8" w:rsidDel="00AB0C95">
          <w:rPr>
            <w:b/>
            <w:bCs/>
          </w:rPr>
          <w:delText>the novel c</w:delText>
        </w:r>
        <w:r w:rsidR="00806AE5" w:rsidRPr="008E4CE8" w:rsidDel="00AB0C95">
          <w:rPr>
            <w:b/>
            <w:bCs/>
          </w:rPr>
          <w:delText>oron</w:delText>
        </w:r>
        <w:r w:rsidRPr="008E4CE8" w:rsidDel="00AB0C95">
          <w:rPr>
            <w:b/>
            <w:bCs/>
          </w:rPr>
          <w:delText>a</w:delText>
        </w:r>
        <w:r w:rsidR="00E62209" w:rsidRPr="008E4CE8" w:rsidDel="00AB0C95">
          <w:rPr>
            <w:b/>
            <w:bCs/>
          </w:rPr>
          <w:delText>virus</w:delText>
        </w:r>
      </w:del>
    </w:p>
    <w:p w14:paraId="7AEC7CCA" w14:textId="77777777" w:rsidR="00806AE5" w:rsidRDefault="00806AE5"/>
    <w:p w14:paraId="669B86D2" w14:textId="35DCFDA8" w:rsidR="00806AE5" w:rsidRDefault="00806AE5" w:rsidP="00976C4A">
      <w:r>
        <w:t>Jeffry Frieden and Jake Schneider</w:t>
      </w:r>
    </w:p>
    <w:p w14:paraId="6F750934" w14:textId="136F3F25" w:rsidR="00806AE5" w:rsidRDefault="009F4ECA">
      <w:r>
        <w:t>September</w:t>
      </w:r>
      <w:r w:rsidR="00806AE5">
        <w:t xml:space="preserve"> </w:t>
      </w:r>
      <w:r w:rsidR="00976C4A">
        <w:t>17</w:t>
      </w:r>
      <w:r w:rsidR="00806AE5">
        <w:t>, 2020</w:t>
      </w:r>
    </w:p>
    <w:p w14:paraId="4D5382E0" w14:textId="17D0BB2C" w:rsidR="00806AE5" w:rsidRDefault="00806AE5"/>
    <w:p w14:paraId="267D1495" w14:textId="1D3176E0" w:rsidR="00976C4A" w:rsidRDefault="00976C4A" w:rsidP="00976C4A">
      <w:pPr>
        <w:rPr>
          <w:rFonts w:ascii="Times New Roman" w:eastAsia="Times New Roman" w:hAnsi="Times New Roman" w:cs="Times New Roman"/>
        </w:rPr>
      </w:pPr>
      <w:r w:rsidRPr="00976C4A">
        <w:rPr>
          <w:rFonts w:ascii="Times New Roman" w:eastAsia="Times New Roman" w:hAnsi="Times New Roman" w:cs="Times New Roman"/>
        </w:rPr>
        <w:fldChar w:fldCharType="begin"/>
      </w:r>
      <w:r w:rsidR="006F2617">
        <w:rPr>
          <w:rFonts w:ascii="Times New Roman" w:eastAsia="Times New Roman" w:hAnsi="Times New Roman" w:cs="Times New Roman"/>
        </w:rPr>
        <w:instrText xml:space="preserve"> INCLUDEPICTURE "C:\\var\\folders\\32\\7tyxcl2n7kg__9wgqr9m67lh0000gn\\T\\com.microsoft.Word\\WebArchiveCopyPasteTempFiles\\economic-recession-during-the-coronavirus-outbreak-in-united-states-picture-id1211810392?s=2048x2048" \* MERGEFORMAT </w:instrText>
      </w:r>
      <w:r w:rsidRPr="00976C4A">
        <w:rPr>
          <w:rFonts w:ascii="Times New Roman" w:eastAsia="Times New Roman" w:hAnsi="Times New Roman" w:cs="Times New Roman"/>
        </w:rPr>
        <w:fldChar w:fldCharType="separate"/>
      </w:r>
      <w:r w:rsidRPr="00976C4A">
        <w:rPr>
          <w:rFonts w:ascii="Times New Roman" w:eastAsia="Times New Roman" w:hAnsi="Times New Roman" w:cs="Times New Roman"/>
          <w:noProof/>
        </w:rPr>
        <w:drawing>
          <wp:inline distT="0" distB="0" distL="0" distR="0" wp14:anchorId="5EEF898F" wp14:editId="59827A0F">
            <wp:extent cx="3848582" cy="1770380"/>
            <wp:effectExtent l="0" t="0" r="0" b="0"/>
            <wp:docPr id="2" name="Picture 2" descr="Economic recession during the coronavirus outbreak in United States Concept of economic recession during the coronavirus outbreak in United States, downtrend stock with red arrow and The Statue of Liberty with mask background USA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recession during the coronavirus outbreak in United States Concept of economic recession during the coronavirus outbreak in United States, downtrend stock with red arrow and The Statue of Liberty with mask background USA Stock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0858" cy="1817428"/>
                    </a:xfrm>
                    <a:prstGeom prst="rect">
                      <a:avLst/>
                    </a:prstGeom>
                    <a:noFill/>
                    <a:ln>
                      <a:noFill/>
                    </a:ln>
                  </pic:spPr>
                </pic:pic>
              </a:graphicData>
            </a:graphic>
          </wp:inline>
        </w:drawing>
      </w:r>
      <w:r w:rsidRPr="00976C4A">
        <w:rPr>
          <w:rFonts w:ascii="Times New Roman" w:eastAsia="Times New Roman" w:hAnsi="Times New Roman" w:cs="Times New Roman"/>
        </w:rPr>
        <w:fldChar w:fldCharType="end"/>
      </w:r>
    </w:p>
    <w:p w14:paraId="3157F325" w14:textId="5EC13A0D" w:rsidR="00976C4A" w:rsidRPr="00976C4A" w:rsidRDefault="00976C4A" w:rsidP="00976C4A">
      <w:pPr>
        <w:rPr>
          <w:sz w:val="16"/>
          <w:szCs w:val="16"/>
        </w:rPr>
      </w:pPr>
      <w:r>
        <w:rPr>
          <w:sz w:val="16"/>
          <w:szCs w:val="16"/>
        </w:rPr>
        <w:t xml:space="preserve">Source: </w:t>
      </w:r>
      <w:hyperlink r:id="rId9" w:history="1">
        <w:r w:rsidRPr="00976C4A">
          <w:rPr>
            <w:rStyle w:val="Hyperlink"/>
            <w:sz w:val="16"/>
            <w:szCs w:val="16"/>
          </w:rPr>
          <w:t>iStock.com</w:t>
        </w:r>
      </w:hyperlink>
    </w:p>
    <w:p w14:paraId="25FEB058" w14:textId="77777777" w:rsidR="002F470D" w:rsidRDefault="002F470D" w:rsidP="00806AE5"/>
    <w:p w14:paraId="5E8C71B4" w14:textId="7D1D4DB5" w:rsidR="00440FFC" w:rsidRDefault="004E5440" w:rsidP="00806AE5">
      <w:r>
        <w:t xml:space="preserve">Will the COVID-19 pandemic mark the end of globalization? </w:t>
      </w:r>
    </w:p>
    <w:p w14:paraId="683B01CD" w14:textId="3AC108CA" w:rsidR="00440FFC" w:rsidRDefault="00440FFC" w:rsidP="00806AE5"/>
    <w:p w14:paraId="00371AEF" w14:textId="513F2A75" w:rsidR="003870F7" w:rsidRDefault="003870F7" w:rsidP="0051569C">
      <w:r>
        <w:rPr>
          <w:noProof/>
        </w:rPr>
        <w:drawing>
          <wp:inline distT="0" distB="0" distL="0" distR="0" wp14:anchorId="654B3B96" wp14:editId="506E5E5D">
            <wp:extent cx="4445000" cy="3175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1992455" w14:textId="242F5F72" w:rsidR="0051569C" w:rsidRDefault="0051569C" w:rsidP="0051569C">
      <w:pPr>
        <w:rPr>
          <w:sz w:val="16"/>
          <w:szCs w:val="16"/>
        </w:rPr>
      </w:pPr>
      <w:r>
        <w:rPr>
          <w:sz w:val="16"/>
          <w:szCs w:val="16"/>
        </w:rPr>
        <w:t>Figure: Jake Schneider &amp; Jeffry Frieden</w:t>
      </w:r>
    </w:p>
    <w:p w14:paraId="7F4CB982" w14:textId="4D51DF2A" w:rsidR="0051569C" w:rsidRDefault="0051569C" w:rsidP="0051569C">
      <w:pPr>
        <w:rPr>
          <w:sz w:val="16"/>
          <w:szCs w:val="16"/>
        </w:rPr>
      </w:pPr>
      <w:r>
        <w:rPr>
          <w:sz w:val="16"/>
          <w:szCs w:val="16"/>
        </w:rPr>
        <w:t>Source:</w:t>
      </w:r>
      <w:r w:rsidR="00071F18">
        <w:rPr>
          <w:sz w:val="16"/>
          <w:szCs w:val="16"/>
        </w:rPr>
        <w:t xml:space="preserve"> World Bank World Development Indicators</w:t>
      </w:r>
    </w:p>
    <w:p w14:paraId="58EB3AFA" w14:textId="63B5163B" w:rsidR="00071F18" w:rsidRPr="000B477B" w:rsidRDefault="00071F18" w:rsidP="0051569C">
      <w:pPr>
        <w:rPr>
          <w:sz w:val="16"/>
          <w:szCs w:val="16"/>
        </w:rPr>
      </w:pPr>
      <w:r w:rsidRPr="000B477B">
        <w:rPr>
          <w:sz w:val="16"/>
          <w:szCs w:val="16"/>
        </w:rPr>
        <w:t xml:space="preserve">Code: </w:t>
      </w:r>
      <w:hyperlink r:id="rId11" w:history="1">
        <w:r w:rsidRPr="000B477B">
          <w:rPr>
            <w:rStyle w:val="Hyperlink"/>
            <w:sz w:val="16"/>
            <w:szCs w:val="16"/>
          </w:rPr>
          <w:t>https://github.com/jschneids13/COVID-Frieden-Schneider-Article</w:t>
        </w:r>
      </w:hyperlink>
    </w:p>
    <w:p w14:paraId="3522C7DA" w14:textId="1259B7B0" w:rsidR="00071F18" w:rsidRPr="000B477B" w:rsidRDefault="00071F18" w:rsidP="0051569C">
      <w:pPr>
        <w:rPr>
          <w:sz w:val="16"/>
          <w:szCs w:val="16"/>
        </w:rPr>
      </w:pPr>
    </w:p>
    <w:p w14:paraId="16E884FA" w14:textId="269CF446" w:rsidR="00071F18" w:rsidRDefault="00071F18" w:rsidP="0051569C">
      <w:pPr>
        <w:rPr>
          <w:sz w:val="16"/>
          <w:szCs w:val="16"/>
        </w:rPr>
      </w:pPr>
      <w:r>
        <w:rPr>
          <w:sz w:val="16"/>
          <w:szCs w:val="16"/>
        </w:rPr>
        <w:t>&lt;Note: This Graphic is interactive if embedded in html online&gt;</w:t>
      </w:r>
    </w:p>
    <w:p w14:paraId="6E53DBA5" w14:textId="221E4E51" w:rsidR="006F2617" w:rsidRDefault="006F2617" w:rsidP="0051569C">
      <w:pPr>
        <w:rPr>
          <w:sz w:val="16"/>
          <w:szCs w:val="16"/>
        </w:rPr>
      </w:pPr>
    </w:p>
    <w:p w14:paraId="7FAF3930" w14:textId="61F54496" w:rsidR="006F2617" w:rsidRPr="000B477B" w:rsidRDefault="006F2617" w:rsidP="0051569C">
      <w:pPr>
        <w:rPr>
          <w:rPrChange w:id="4" w:author="Frieden, Jeffry" w:date="2020-09-19T16:36:00Z">
            <w:rPr>
              <w:sz w:val="16"/>
              <w:szCs w:val="16"/>
            </w:rPr>
          </w:rPrChange>
        </w:rPr>
      </w:pPr>
    </w:p>
    <w:p w14:paraId="0748A964" w14:textId="644D843D" w:rsidR="00071F18" w:rsidRPr="000B477B" w:rsidRDefault="006F2617" w:rsidP="0051569C">
      <w:pPr>
        <w:rPr>
          <w:ins w:id="5" w:author="jfrieden@harvard.edu" w:date="2020-09-18T23:09:00Z"/>
          <w:rPrChange w:id="6" w:author="Frieden, Jeffry" w:date="2020-09-19T16:36:00Z">
            <w:rPr>
              <w:ins w:id="7" w:author="jfrieden@harvard.edu" w:date="2020-09-18T23:09:00Z"/>
              <w:sz w:val="16"/>
              <w:szCs w:val="16"/>
            </w:rPr>
          </w:rPrChange>
        </w:rPr>
      </w:pPr>
      <w:ins w:id="8" w:author="jfrieden@harvard.edu" w:date="2020-09-18T23:10:00Z">
        <w:r w:rsidRPr="000B477B">
          <w:rPr>
            <w:rPrChange w:id="9" w:author="Frieden, Jeffry" w:date="2020-09-19T16:36:00Z">
              <w:rPr>
                <w:sz w:val="16"/>
                <w:szCs w:val="16"/>
              </w:rPr>
            </w:rPrChange>
          </w:rPr>
          <w:t>[On the graphs: is this World GDP, US, or what? 3 or 5-year moving averages would probably be better, with lines.]</w:t>
        </w:r>
      </w:ins>
    </w:p>
    <w:p w14:paraId="726645EC" w14:textId="77777777" w:rsidR="006F2617" w:rsidRPr="0051569C" w:rsidRDefault="006F2617" w:rsidP="0051569C">
      <w:pPr>
        <w:rPr>
          <w:sz w:val="16"/>
          <w:szCs w:val="16"/>
        </w:rPr>
      </w:pPr>
    </w:p>
    <w:p w14:paraId="799172A7" w14:textId="2B8951FB" w:rsidR="00806AE5" w:rsidRDefault="006309FF" w:rsidP="00806AE5">
      <w:r>
        <w:lastRenderedPageBreak/>
        <w:t>The world we have lived in since</w:t>
      </w:r>
      <w:r w:rsidR="004E5440">
        <w:t xml:space="preserve"> World War Two</w:t>
      </w:r>
      <w:r>
        <w:t xml:space="preserve"> has certainly not been perfect, but compared to the terrible preceding decades, it was </w:t>
      </w:r>
      <w:r w:rsidR="001C1174">
        <w:t>political</w:t>
      </w:r>
      <w:r>
        <w:t>ly</w:t>
      </w:r>
      <w:r w:rsidR="001C1174">
        <w:t xml:space="preserve"> and economic</w:t>
      </w:r>
      <w:r>
        <w:t>ally</w:t>
      </w:r>
      <w:r w:rsidR="001C1174">
        <w:t xml:space="preserve"> </w:t>
      </w:r>
      <w:r w:rsidR="00806AE5">
        <w:t>stab</w:t>
      </w:r>
      <w:r>
        <w:t>le</w:t>
      </w:r>
      <w:r w:rsidR="001C1174">
        <w:t xml:space="preserve">. Over the past decade or so, </w:t>
      </w:r>
      <w:r w:rsidR="00440FFC">
        <w:t xml:space="preserve">however, </w:t>
      </w:r>
      <w:r w:rsidR="001C1174">
        <w:t xml:space="preserve">economic and political events have called into question </w:t>
      </w:r>
      <w:r w:rsidR="00806AE5">
        <w:t xml:space="preserve">the </w:t>
      </w:r>
      <w:r>
        <w:t xml:space="preserve">prevailing </w:t>
      </w:r>
      <w:r w:rsidR="00806AE5">
        <w:t>global order.</w:t>
      </w:r>
      <w:r w:rsidR="00D25150">
        <w:t xml:space="preserve"> </w:t>
      </w:r>
      <w:r w:rsidR="001C1174">
        <w:t xml:space="preserve">In the midst of a global pandemic that has driven international </w:t>
      </w:r>
      <w:r w:rsidR="00542D38">
        <w:t>trade</w:t>
      </w:r>
      <w:r w:rsidR="001C1174">
        <w:t xml:space="preserve">, </w:t>
      </w:r>
      <w:r w:rsidR="00542D38">
        <w:t>investment</w:t>
      </w:r>
      <w:r w:rsidR="001C1174">
        <w:t xml:space="preserve">, and travel to </w:t>
      </w:r>
      <w:r w:rsidR="00542D38">
        <w:t xml:space="preserve">their lowest levels in </w:t>
      </w:r>
      <w:r w:rsidR="001C1174">
        <w:t xml:space="preserve">memory, there is reason to wonder if the world we have known is on its last legs. </w:t>
      </w:r>
    </w:p>
    <w:p w14:paraId="0AA6CA14" w14:textId="6D7BCDDF" w:rsidR="00806AE5" w:rsidRDefault="00806AE5" w:rsidP="00806AE5"/>
    <w:p w14:paraId="4195D48E" w14:textId="36640B37" w:rsidR="00806AE5" w:rsidRDefault="006309FF" w:rsidP="00806AE5">
      <w:r>
        <w:t xml:space="preserve">First the Great Financial Crisis of 2008-2009, and now the Global COVID-19 Pandemic, have highlighted </w:t>
      </w:r>
      <w:r w:rsidR="00542D38">
        <w:t xml:space="preserve">and exacerbated </w:t>
      </w:r>
      <w:r w:rsidR="002F470D">
        <w:t>forces</w:t>
      </w:r>
      <w:r w:rsidR="00A96E70">
        <w:t xml:space="preserve"> in America</w:t>
      </w:r>
      <w:r>
        <w:t xml:space="preserve"> and abroad that may </w:t>
      </w:r>
      <w:r w:rsidR="00542D38">
        <w:t>fractur</w:t>
      </w:r>
      <w:r w:rsidR="00A96E70">
        <w:t>e</w:t>
      </w:r>
      <w:r w:rsidR="009F4ECA">
        <w:t xml:space="preserve"> </w:t>
      </w:r>
      <w:r w:rsidR="005355D1">
        <w:t>the current international order</w:t>
      </w:r>
      <w:r w:rsidR="002F470D">
        <w:t xml:space="preserve">. </w:t>
      </w:r>
      <w:r>
        <w:t>The increasing popularity of populism and economic nationalism, spurred by the two crises, are a challenge to the trend toward greater</w:t>
      </w:r>
      <w:r w:rsidR="002F470D">
        <w:t xml:space="preserve"> global </w:t>
      </w:r>
      <w:r>
        <w:t xml:space="preserve">economic and political integration that had previously prevailed. </w:t>
      </w:r>
    </w:p>
    <w:p w14:paraId="047E46D9" w14:textId="7B7095D2" w:rsidR="009F4ECA" w:rsidRDefault="009F4ECA" w:rsidP="00806AE5"/>
    <w:p w14:paraId="293092D3" w14:textId="55BFA9EE" w:rsidR="009F4ECA" w:rsidRDefault="006309FF" w:rsidP="00806AE5">
      <w:r>
        <w:t>Two quite clear views have emerged in many of the world’s countries. On</w:t>
      </w:r>
      <w:r w:rsidR="00D7443F">
        <w:t xml:space="preserve"> one </w:t>
      </w:r>
      <w:r>
        <w:t>side are</w:t>
      </w:r>
      <w:r w:rsidR="00D7443F">
        <w:t xml:space="preserve"> those who favor </w:t>
      </w:r>
      <w:ins w:id="10" w:author="jfrieden@harvard.edu" w:date="2020-09-18T23:11:00Z">
        <w:r w:rsidR="006F2617">
          <w:t xml:space="preserve">a </w:t>
        </w:r>
      </w:ins>
      <w:r w:rsidR="00D7443F">
        <w:t>continu</w:t>
      </w:r>
      <w:ins w:id="11" w:author="jfrieden@harvard.edu" w:date="2020-09-18T23:11:00Z">
        <w:r w:rsidR="006F2617">
          <w:t xml:space="preserve">ation of </w:t>
        </w:r>
      </w:ins>
      <w:del w:id="12" w:author="jfrieden@harvard.edu" w:date="2020-09-18T23:11:00Z">
        <w:r w:rsidR="00D7443F" w:rsidDel="006F2617">
          <w:delText xml:space="preserve">ed </w:delText>
        </w:r>
      </w:del>
      <w:r w:rsidR="00D7443F">
        <w:t>globalization</w:t>
      </w:r>
      <w:ins w:id="13" w:author="jfrieden@harvard.edu" w:date="2020-09-18T23:11:00Z">
        <w:r w:rsidR="006F2617">
          <w:t xml:space="preserve"> in some form</w:t>
        </w:r>
      </w:ins>
      <w:r>
        <w:t xml:space="preserve">, </w:t>
      </w:r>
      <w:r w:rsidR="00D7443F">
        <w:t xml:space="preserve">international integration, </w:t>
      </w:r>
      <w:r>
        <w:t xml:space="preserve">multilateralism, and political cooperation; on the other side are </w:t>
      </w:r>
      <w:r w:rsidR="00D7443F">
        <w:t>those who favor national</w:t>
      </w:r>
      <w:r>
        <w:t>ist economic policies, unilateralism or bilateralism, and a retreat from international integration. T</w:t>
      </w:r>
      <w:r w:rsidR="00D7443F">
        <w:t xml:space="preserve">he 2020 election </w:t>
      </w:r>
      <w:r>
        <w:t xml:space="preserve">in the United States represents </w:t>
      </w:r>
      <w:r w:rsidR="00D7443F">
        <w:t xml:space="preserve">a watershed in </w:t>
      </w:r>
      <w:r>
        <w:t xml:space="preserve"> the battle to </w:t>
      </w:r>
      <w:r w:rsidR="00D7443F">
        <w:t xml:space="preserve">determine the </w:t>
      </w:r>
      <w:r>
        <w:t xml:space="preserve">future world </w:t>
      </w:r>
      <w:r w:rsidR="00D7443F">
        <w:t>order.</w:t>
      </w:r>
    </w:p>
    <w:p w14:paraId="797AD0B8" w14:textId="77777777" w:rsidR="002F470D" w:rsidRDefault="002F470D" w:rsidP="00806AE5">
      <w:pPr>
        <w:rPr>
          <w:b/>
          <w:bCs/>
        </w:rPr>
      </w:pPr>
    </w:p>
    <w:p w14:paraId="1EE4C9DE" w14:textId="2A96DB3D" w:rsidR="002F470D" w:rsidRDefault="006309FF" w:rsidP="0086122C">
      <w:pPr>
        <w:rPr>
          <w:b/>
          <w:bCs/>
        </w:rPr>
      </w:pPr>
      <w:r>
        <w:rPr>
          <w:b/>
          <w:bCs/>
        </w:rPr>
        <w:t>What came before</w:t>
      </w:r>
    </w:p>
    <w:p w14:paraId="4BD4977F" w14:textId="0B241A19" w:rsidR="002F470D" w:rsidRDefault="002F470D" w:rsidP="002F470D">
      <w:pPr>
        <w:rPr>
          <w:b/>
          <w:bCs/>
        </w:rPr>
      </w:pPr>
    </w:p>
    <w:p w14:paraId="33CD65FE" w14:textId="24B1DA19" w:rsidR="007A078F" w:rsidRDefault="006309FF" w:rsidP="002F470D">
      <w:r>
        <w:t>The current international economic and political order was planned e</w:t>
      </w:r>
      <w:r w:rsidR="0086122C">
        <w:t xml:space="preserve">ven </w:t>
      </w:r>
      <w:r>
        <w:t xml:space="preserve">while </w:t>
      </w:r>
      <w:r w:rsidR="0086122C">
        <w:t>World War II</w:t>
      </w:r>
      <w:r>
        <w:t xml:space="preserve"> was being fought. </w:t>
      </w:r>
      <w:r w:rsidR="0086122C">
        <w:t xml:space="preserve">During the summer of 1944 </w:t>
      </w:r>
      <w:r w:rsidR="007A078F">
        <w:t>representatives of</w:t>
      </w:r>
      <w:r w:rsidR="0086122C">
        <w:t xml:space="preserve"> more than 40 nations created the Bretton Woods </w:t>
      </w:r>
      <w:r w:rsidR="005355D1">
        <w:t>S</w:t>
      </w:r>
      <w:r w:rsidR="0086122C">
        <w:t>ystem</w:t>
      </w:r>
      <w:r w:rsidR="005355D1">
        <w:t>,</w:t>
      </w:r>
      <w:r w:rsidR="0086122C">
        <w:t xml:space="preserve"> </w:t>
      </w:r>
      <w:r w:rsidR="007A078F">
        <w:t xml:space="preserve">an economic </w:t>
      </w:r>
      <w:r w:rsidR="0086122C">
        <w:t xml:space="preserve">architecture </w:t>
      </w:r>
      <w:r w:rsidR="007A078F">
        <w:t xml:space="preserve">aimed at overcoming the bitter economic and political conflicts of the previous thirty years. Led by the United </w:t>
      </w:r>
      <w:r w:rsidR="008E4CE8">
        <w:t>States and</w:t>
      </w:r>
      <w:r w:rsidR="007A078F">
        <w:t xml:space="preserve"> populated by such international institutions as the International Monetary Fund, the World Bank, and the General Agreement on Trade and Tariffs (later the World Trade Organization), t</w:t>
      </w:r>
      <w:r w:rsidR="00E45CAE">
        <w:t xml:space="preserve">his  infrastructure </w:t>
      </w:r>
      <w:r w:rsidR="007A078F">
        <w:t xml:space="preserve">oversaw post-war reconstruction and subsequent decades of rapid growth. </w:t>
      </w:r>
    </w:p>
    <w:p w14:paraId="35584243" w14:textId="77777777" w:rsidR="007A078F" w:rsidRDefault="007A078F" w:rsidP="002F470D"/>
    <w:p w14:paraId="0309F858" w14:textId="3CE282F5" w:rsidR="0086122C" w:rsidRPr="0086122C" w:rsidRDefault="00E45CAE" w:rsidP="002F470D">
      <w:r>
        <w:t xml:space="preserve">Global standards of living skyrocketed, even as the world </w:t>
      </w:r>
      <w:r w:rsidR="00903DD5">
        <w:t>split</w:t>
      </w:r>
      <w:r>
        <w:t xml:space="preserve"> into the American </w:t>
      </w:r>
      <w:r w:rsidR="008F1CBD">
        <w:t xml:space="preserve">and </w:t>
      </w:r>
      <w:r>
        <w:t>Soviet sphere</w:t>
      </w:r>
      <w:r w:rsidR="008F1CBD">
        <w:t>s</w:t>
      </w:r>
      <w:r>
        <w:t xml:space="preserve"> of influence</w:t>
      </w:r>
      <w:r w:rsidR="008F1CBD">
        <w:t xml:space="preserve">, with the developing world largely relegated to the sidelines. </w:t>
      </w:r>
    </w:p>
    <w:p w14:paraId="73A62C3A" w14:textId="77777777" w:rsidR="002F470D" w:rsidRDefault="002F470D" w:rsidP="002F470D">
      <w:pPr>
        <w:rPr>
          <w:b/>
          <w:bCs/>
        </w:rPr>
      </w:pPr>
    </w:p>
    <w:p w14:paraId="041150AA" w14:textId="5D4F52EA" w:rsidR="001B6F7C" w:rsidRDefault="008F1CBD" w:rsidP="002F470D">
      <w:pPr>
        <w:rPr>
          <w:b/>
          <w:bCs/>
        </w:rPr>
      </w:pPr>
      <w:r>
        <w:rPr>
          <w:b/>
          <w:bCs/>
        </w:rPr>
        <w:t>Globalization triumphant</w:t>
      </w:r>
    </w:p>
    <w:p w14:paraId="3AA33539" w14:textId="223DAB05" w:rsidR="00E45CAE" w:rsidRDefault="00E45CAE" w:rsidP="002F470D">
      <w:pPr>
        <w:rPr>
          <w:b/>
          <w:bCs/>
        </w:rPr>
      </w:pPr>
    </w:p>
    <w:p w14:paraId="53D19171" w14:textId="391CBB03" w:rsidR="006E68B4" w:rsidRDefault="006E68B4" w:rsidP="002F470D">
      <w:r>
        <w:t>Over the course of the 1980s the trend toward economic integration accelerated. The developed countries embraced anti-inflationary austerity and deregulation. The developing countries jettisoned their prior economic nationalism and opened their economies to the world. Even the centrally planned economies abandoned central planning for the market, and the world market. The communist parties of China and Vietnam stayed in power but buil</w:t>
      </w:r>
      <w:del w:id="14" w:author="jfrieden@harvard.edu" w:date="2020-09-18T23:12:00Z">
        <w:r w:rsidDel="008F6A92">
          <w:delText>d</w:delText>
        </w:r>
      </w:del>
      <w:ins w:id="15" w:author="jfrieden@harvard.edu" w:date="2020-09-18T23:12:00Z">
        <w:r w:rsidR="008F6A92">
          <w:t>t</w:t>
        </w:r>
      </w:ins>
      <w:r>
        <w:t xml:space="preserve"> globalized market economies.</w:t>
      </w:r>
      <w:r w:rsidR="00822FD2">
        <w:t xml:space="preserve"> The Soviet Union broke apart, and its former components and allies also joined the </w:t>
      </w:r>
      <w:del w:id="16" w:author="jfrieden@harvard.edu" w:date="2020-09-18T23:12:00Z">
        <w:r w:rsidR="00822FD2" w:rsidDel="008F6A92">
          <w:delText>global</w:delText>
        </w:r>
      </w:del>
      <w:ins w:id="17" w:author="jfrieden@harvard.edu" w:date="2020-09-18T23:12:00Z">
        <w:r w:rsidR="008F6A92">
          <w:t>world</w:t>
        </w:r>
      </w:ins>
      <w:r w:rsidR="00822FD2">
        <w:t xml:space="preserve"> economy. The Cold War was over, the West had won, and the future seemed to belong the United States and its allies, and to globalization.</w:t>
      </w:r>
    </w:p>
    <w:p w14:paraId="6190117D" w14:textId="77777777" w:rsidR="000A7F29" w:rsidRDefault="000A7F29" w:rsidP="000A7F29">
      <w:pPr>
        <w:rPr>
          <w:b/>
          <w:bCs/>
        </w:rPr>
      </w:pPr>
    </w:p>
    <w:p w14:paraId="4372BB7A" w14:textId="77777777" w:rsidR="002C0DCF" w:rsidRDefault="00C100A8" w:rsidP="000A7F29">
      <w:r>
        <w:lastRenderedPageBreak/>
        <w:t xml:space="preserve">In retrospect, the relative prosperity </w:t>
      </w:r>
      <w:r w:rsidR="000A7F29">
        <w:t xml:space="preserve">of the late 1980’s, 1990’s and </w:t>
      </w:r>
      <w:r w:rsidR="000E24E4">
        <w:t xml:space="preserve">early </w:t>
      </w:r>
      <w:r w:rsidR="000A7F29">
        <w:t>2000’s</w:t>
      </w:r>
      <w:r>
        <w:t xml:space="preserve"> </w:t>
      </w:r>
      <w:r w:rsidR="000A7F29">
        <w:t xml:space="preserve">masked </w:t>
      </w:r>
      <w:r>
        <w:t xml:space="preserve">growing social and economic problems. </w:t>
      </w:r>
      <w:r w:rsidR="00BC7B2F">
        <w:t xml:space="preserve">Rising </w:t>
      </w:r>
      <w:r>
        <w:t xml:space="preserve">economic </w:t>
      </w:r>
      <w:r w:rsidR="00BC7B2F">
        <w:t>inequality</w:t>
      </w:r>
      <w:r>
        <w:t xml:space="preserve"> and inadequate </w:t>
      </w:r>
      <w:r w:rsidR="000A7F29">
        <w:t xml:space="preserve">social </w:t>
      </w:r>
      <w:r w:rsidR="00BC7B2F">
        <w:t xml:space="preserve">policies </w:t>
      </w:r>
      <w:r>
        <w:t xml:space="preserve">widened divisions in American society: between the rich and the middle class, between prosperous and distressed regions, among the races. </w:t>
      </w:r>
    </w:p>
    <w:p w14:paraId="4030BEFC" w14:textId="6A7BFA8C" w:rsidR="002C0DCF" w:rsidRDefault="002C0DCF" w:rsidP="000A7F29">
      <w:r>
        <w:rPr>
          <w:noProof/>
        </w:rPr>
        <w:drawing>
          <wp:inline distT="0" distB="0" distL="0" distR="0" wp14:anchorId="0BDAE482" wp14:editId="42D4B9F1">
            <wp:extent cx="5080000" cy="3810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63120B" w14:textId="77777777" w:rsidR="002C0DCF" w:rsidRDefault="002C0DCF" w:rsidP="002C0DCF">
      <w:pPr>
        <w:rPr>
          <w:sz w:val="16"/>
          <w:szCs w:val="16"/>
        </w:rPr>
      </w:pPr>
      <w:r>
        <w:rPr>
          <w:sz w:val="16"/>
          <w:szCs w:val="16"/>
        </w:rPr>
        <w:t>Figure: Jake Schneider &amp; Jeffry Frieden</w:t>
      </w:r>
    </w:p>
    <w:p w14:paraId="20B7F1DC" w14:textId="008B273D" w:rsidR="002C0DCF" w:rsidRDefault="002C0DCF" w:rsidP="002C0DCF">
      <w:pPr>
        <w:rPr>
          <w:sz w:val="16"/>
          <w:szCs w:val="16"/>
        </w:rPr>
      </w:pPr>
      <w:r>
        <w:rPr>
          <w:sz w:val="16"/>
          <w:szCs w:val="16"/>
        </w:rPr>
        <w:t>Source: Federal Reserve Distributional Financial Accounts</w:t>
      </w:r>
    </w:p>
    <w:p w14:paraId="4BC651CC" w14:textId="77777777" w:rsidR="002C0DCF" w:rsidRPr="000B477B" w:rsidRDefault="002C0DCF" w:rsidP="002C0DCF">
      <w:pPr>
        <w:rPr>
          <w:sz w:val="16"/>
          <w:szCs w:val="16"/>
        </w:rPr>
      </w:pPr>
      <w:r w:rsidRPr="000B477B">
        <w:rPr>
          <w:sz w:val="16"/>
          <w:szCs w:val="16"/>
        </w:rPr>
        <w:t xml:space="preserve">Code: </w:t>
      </w:r>
      <w:hyperlink r:id="rId13" w:history="1">
        <w:r w:rsidRPr="000B477B">
          <w:rPr>
            <w:rStyle w:val="Hyperlink"/>
            <w:sz w:val="16"/>
            <w:szCs w:val="16"/>
          </w:rPr>
          <w:t>https://github.com/jschneids13/COVID-Frieden-Schneider-Article</w:t>
        </w:r>
      </w:hyperlink>
    </w:p>
    <w:p w14:paraId="123CE6E3" w14:textId="77777777" w:rsidR="002C0DCF" w:rsidRPr="000B477B" w:rsidRDefault="002C0DCF" w:rsidP="002C0DCF">
      <w:pPr>
        <w:rPr>
          <w:sz w:val="16"/>
          <w:szCs w:val="16"/>
        </w:rPr>
      </w:pPr>
    </w:p>
    <w:p w14:paraId="3147C379" w14:textId="4F3C3A54" w:rsidR="002C0DCF" w:rsidRPr="002C0DCF" w:rsidRDefault="002C0DCF" w:rsidP="002C0DCF">
      <w:pPr>
        <w:rPr>
          <w:sz w:val="16"/>
          <w:szCs w:val="16"/>
        </w:rPr>
      </w:pPr>
      <w:r>
        <w:rPr>
          <w:sz w:val="16"/>
          <w:szCs w:val="16"/>
        </w:rPr>
        <w:t>&lt;Note: This Graphic is interactive if embedded in html online&gt;</w:t>
      </w:r>
    </w:p>
    <w:p w14:paraId="752B18CB" w14:textId="6393CAA7" w:rsidR="002C0DCF" w:rsidRDefault="002C0DCF" w:rsidP="000A7F29">
      <w:pPr>
        <w:rPr>
          <w:ins w:id="18" w:author="Frieden, Jeffry" w:date="2020-09-19T16:37:00Z"/>
        </w:rPr>
      </w:pPr>
    </w:p>
    <w:p w14:paraId="37D24235" w14:textId="39595815" w:rsidR="000B477B" w:rsidRDefault="000B477B" w:rsidP="000A7F29">
      <w:pPr>
        <w:rPr>
          <w:ins w:id="19" w:author="Frieden, Jeffry" w:date="2020-09-19T16:37:00Z"/>
        </w:rPr>
      </w:pPr>
      <w:ins w:id="20" w:author="Frieden, Jeffry" w:date="2020-09-19T16:37:00Z">
        <w:r>
          <w:t>[It’s not clear to me what the measures are here on the vertical axis – presumably not dollars, or an index – need to specify]</w:t>
        </w:r>
        <w:bookmarkStart w:id="21" w:name="_GoBack"/>
        <w:bookmarkEnd w:id="21"/>
      </w:ins>
    </w:p>
    <w:p w14:paraId="54E91761" w14:textId="77777777" w:rsidR="000B477B" w:rsidRDefault="000B477B" w:rsidP="000A7F29"/>
    <w:p w14:paraId="51D47A4C" w14:textId="6E67A4A3" w:rsidR="00BC7B2F" w:rsidRPr="00BC7B2F" w:rsidRDefault="00C100A8" w:rsidP="000A7F29">
      <w:pPr>
        <w:rPr>
          <w:b/>
          <w:bCs/>
        </w:rPr>
      </w:pPr>
      <w:del w:id="22" w:author="jfrieden@harvard.edu" w:date="2020-09-18T23:12:00Z">
        <w:r w:rsidDel="008F6A92">
          <w:delText>Since the late-1980s, t</w:delText>
        </w:r>
      </w:del>
      <w:ins w:id="23" w:author="jfrieden@harvard.edu" w:date="2020-09-18T23:12:00Z">
        <w:r w:rsidR="008F6A92">
          <w:t>T</w:t>
        </w:r>
      </w:ins>
      <w:r>
        <w:t xml:space="preserve">he </w:t>
      </w:r>
      <w:del w:id="24" w:author="jfrieden@harvard.edu" w:date="2020-09-18T23:12:00Z">
        <w:r w:rsidDel="008F6A92">
          <w:delText>‘</w:delText>
        </w:r>
      </w:del>
      <w:r>
        <w:t>American Dream</w:t>
      </w:r>
      <w:del w:id="25" w:author="jfrieden@harvard.edu" w:date="2020-09-18T23:12:00Z">
        <w:r w:rsidDel="008F6A92">
          <w:delText>’</w:delText>
        </w:r>
      </w:del>
      <w:r>
        <w:t xml:space="preserve"> has </w:t>
      </w:r>
      <w:del w:id="26" w:author="jfrieden@harvard.edu" w:date="2020-09-18T23:12:00Z">
        <w:r w:rsidDel="008F6A92">
          <w:delText xml:space="preserve">continued to </w:delText>
        </w:r>
      </w:del>
      <w:r>
        <w:t>become more elusive</w:t>
      </w:r>
      <w:ins w:id="27" w:author="jfrieden@harvard.edu" w:date="2020-09-18T23:13:00Z">
        <w:r w:rsidR="008F6A92">
          <w:t xml:space="preserve"> over the last thirty years</w:t>
        </w:r>
      </w:ins>
      <w:r>
        <w:t xml:space="preserve">. </w:t>
      </w:r>
      <w:del w:id="28" w:author="jfrieden@harvard.edu" w:date="2020-09-18T23:13:00Z">
        <w:r w:rsidDel="008F6A92">
          <w:delText>According to the Federal Reserve, t</w:delText>
        </w:r>
      </w:del>
      <w:ins w:id="29" w:author="jfrieden@harvard.edu" w:date="2020-09-18T23:13:00Z">
        <w:r w:rsidR="008F6A92">
          <w:t>T</w:t>
        </w:r>
      </w:ins>
      <w:r>
        <w:t xml:space="preserve">he </w:t>
      </w:r>
      <w:hyperlink r:id="rId14" w:anchor="range:1989.3,2020.1;quarter:122;series:Net%20worth;demographic:networth;population:1,3,5,7;units:levels" w:history="1">
        <w:r w:rsidRPr="00AF09C6">
          <w:rPr>
            <w:rStyle w:val="Hyperlink"/>
          </w:rPr>
          <w:t>share of wealth</w:t>
        </w:r>
      </w:hyperlink>
      <w:r>
        <w:t xml:space="preserve"> held by the top 1% of Americans has </w:t>
      </w:r>
      <w:del w:id="30" w:author="jfrieden@harvard.edu" w:date="2020-09-18T23:13:00Z">
        <w:r w:rsidDel="008F6A92">
          <w:delText xml:space="preserve">steadily </w:delText>
        </w:r>
      </w:del>
      <w:r>
        <w:t xml:space="preserve">increased from </w:t>
      </w:r>
      <w:del w:id="31" w:author="jfrieden@harvard.edu" w:date="2020-09-18T23:13:00Z">
        <w:r w:rsidDel="008F6A92">
          <w:delText xml:space="preserve">approximately </w:delText>
        </w:r>
      </w:del>
      <w:r>
        <w:t>2</w:t>
      </w:r>
      <w:ins w:id="32" w:author="jfrieden@harvard.edu" w:date="2020-09-18T23:13:00Z">
        <w:r w:rsidR="008F6A92">
          <w:t>4</w:t>
        </w:r>
      </w:ins>
      <w:del w:id="33" w:author="jfrieden@harvard.edu" w:date="2020-09-18T23:13:00Z">
        <w:r w:rsidDel="008F6A92">
          <w:delText>3.5</w:delText>
        </w:r>
      </w:del>
      <w:r>
        <w:t xml:space="preserve">% in 1989 to </w:t>
      </w:r>
      <w:del w:id="34" w:author="jfrieden@harvard.edu" w:date="2020-09-18T23:13:00Z">
        <w:r w:rsidDel="008F6A92">
          <w:delText xml:space="preserve">approximately </w:delText>
        </w:r>
      </w:del>
      <w:r>
        <w:t>3</w:t>
      </w:r>
      <w:ins w:id="35" w:author="jfrieden@harvard.edu" w:date="2020-09-18T23:13:00Z">
        <w:r w:rsidR="008F6A92">
          <w:t>3</w:t>
        </w:r>
      </w:ins>
      <w:del w:id="36" w:author="jfrieden@harvard.edu" w:date="2020-09-18T23:13:00Z">
        <w:r w:rsidDel="008F6A92">
          <w:delText>2.7</w:delText>
        </w:r>
      </w:del>
      <w:r>
        <w:t xml:space="preserve">% in 2019; </w:t>
      </w:r>
      <w:del w:id="37" w:author="jfrieden@harvard.edu" w:date="2020-09-18T23:14:00Z">
        <w:r w:rsidDel="00BB638A">
          <w:delText xml:space="preserve">meanwhile, </w:delText>
        </w:r>
      </w:del>
      <w:r>
        <w:t>the share of assets held by Black, Hispanic and other minorities has remained largely stagnant</w:t>
      </w:r>
      <w:del w:id="38" w:author="jfrieden@harvard.edu" w:date="2020-09-18T23:14:00Z">
        <w:r w:rsidDel="00BB638A">
          <w:delText xml:space="preserve"> throughout</w:delText>
        </w:r>
      </w:del>
      <w:r>
        <w:t>. In addition, traditional avenues for advancement have become eve</w:t>
      </w:r>
      <w:ins w:id="39" w:author="jfrieden@harvard.edu" w:date="2020-09-18T23:14:00Z">
        <w:r w:rsidR="00BB638A">
          <w:t>r</w:t>
        </w:r>
      </w:ins>
      <w:del w:id="40" w:author="jfrieden@harvard.edu" w:date="2020-09-18T23:14:00Z">
        <w:r w:rsidDel="00BB638A">
          <w:delText>n</w:delText>
        </w:r>
      </w:del>
      <w:r>
        <w:t xml:space="preserve"> more </w:t>
      </w:r>
      <w:ins w:id="41" w:author="jfrieden@harvard.edu" w:date="2020-09-18T23:14:00Z">
        <w:r w:rsidR="00BB638A">
          <w:t>expensive</w:t>
        </w:r>
      </w:ins>
      <w:del w:id="42" w:author="jfrieden@harvard.edu" w:date="2020-09-18T23:14:00Z">
        <w:r w:rsidDel="00BB638A">
          <w:delText>unattainable</w:delText>
        </w:r>
      </w:del>
      <w:ins w:id="43" w:author="jfrieden@harvard.edu" w:date="2020-09-18T23:14:00Z">
        <w:r w:rsidR="00BB638A">
          <w:t>:</w:t>
        </w:r>
      </w:ins>
      <w:del w:id="44" w:author="jfrieden@harvard.edu" w:date="2020-09-18T23:14:00Z">
        <w:r w:rsidDel="00BB638A">
          <w:delText>; using data from US News &amp; World Report,</w:delText>
        </w:r>
      </w:del>
      <w:r>
        <w:t xml:space="preserve"> between 2000 and 2020</w:t>
      </w:r>
      <w:del w:id="45" w:author="jfrieden@harvard.edu" w:date="2020-09-18T23:15:00Z">
        <w:r w:rsidDel="00BB638A">
          <w:delText>,</w:delText>
        </w:r>
      </w:del>
      <w:r>
        <w:t xml:space="preserve"> </w:t>
      </w:r>
      <w:hyperlink r:id="rId15" w:history="1">
        <w:r w:rsidRPr="00AF09C6">
          <w:rPr>
            <w:rStyle w:val="Hyperlink"/>
          </w:rPr>
          <w:t>annual tuition</w:t>
        </w:r>
      </w:hyperlink>
      <w:r>
        <w:t xml:space="preserve"> at private universities increased </w:t>
      </w:r>
      <w:ins w:id="46" w:author="jfrieden@harvard.edu" w:date="2020-09-18T23:16:00Z">
        <w:r w:rsidR="007C40F5">
          <w:t xml:space="preserve">by </w:t>
        </w:r>
      </w:ins>
      <w:r>
        <w:t>154%</w:t>
      </w:r>
      <w:del w:id="47" w:author="jfrieden@harvard.edu" w:date="2020-09-18T23:15:00Z">
        <w:r w:rsidDel="00BB638A">
          <w:delText>,</w:delText>
        </w:r>
      </w:del>
      <w:r>
        <w:t xml:space="preserve"> and</w:t>
      </w:r>
      <w:ins w:id="48" w:author="jfrieden@harvard.edu" w:date="2020-09-18T23:15:00Z">
        <w:r w:rsidR="00BB638A">
          <w:t xml:space="preserve"> by </w:t>
        </w:r>
      </w:ins>
      <w:del w:id="49" w:author="jfrieden@harvard.edu" w:date="2020-09-18T23:15:00Z">
        <w:r w:rsidDel="00BB638A">
          <w:delText>, at public universities, it rose</w:delText>
        </w:r>
      </w:del>
      <w:r>
        <w:t xml:space="preserve"> a staggering 181% for out-of-state students and </w:t>
      </w:r>
      <w:del w:id="50" w:author="jfrieden@harvard.edu" w:date="2020-09-18T23:15:00Z">
        <w:r w:rsidDel="00BB638A">
          <w:delText xml:space="preserve">an eye-watering </w:delText>
        </w:r>
      </w:del>
      <w:r>
        <w:t>221% for in-state students</w:t>
      </w:r>
      <w:ins w:id="51" w:author="jfrieden@harvard.edu" w:date="2020-09-18T23:15:00Z">
        <w:r w:rsidR="00BB638A">
          <w:t xml:space="preserve"> at public universities</w:t>
        </w:r>
      </w:ins>
      <w:r>
        <w:t>. T</w:t>
      </w:r>
      <w:r w:rsidR="00A96E70">
        <w:t xml:space="preserve">he </w:t>
      </w:r>
      <w:r>
        <w:t xml:space="preserve">two decades leading up to 2007 now seem more like a pale copy of the </w:t>
      </w:r>
      <w:r w:rsidR="00A96E70">
        <w:t xml:space="preserve"> ‘Gilded </w:t>
      </w:r>
      <w:r>
        <w:t>Age,</w:t>
      </w:r>
      <w:r w:rsidR="00A96E70">
        <w:t>’</w:t>
      </w:r>
      <w:r>
        <w:t xml:space="preserve"> a lull before the storm.</w:t>
      </w:r>
    </w:p>
    <w:p w14:paraId="1BE4B7B5" w14:textId="77777777" w:rsidR="00D25150" w:rsidRDefault="00D25150" w:rsidP="002F470D">
      <w:pPr>
        <w:rPr>
          <w:b/>
          <w:bCs/>
        </w:rPr>
      </w:pPr>
    </w:p>
    <w:p w14:paraId="3B71F88E" w14:textId="28800C69" w:rsidR="002F470D" w:rsidRDefault="002F470D" w:rsidP="002F470D">
      <w:pPr>
        <w:rPr>
          <w:b/>
          <w:bCs/>
        </w:rPr>
      </w:pPr>
      <w:r>
        <w:rPr>
          <w:b/>
          <w:bCs/>
        </w:rPr>
        <w:t>Nationalism, Populism, Isolationism</w:t>
      </w:r>
    </w:p>
    <w:p w14:paraId="4922559C" w14:textId="5BFB40B8" w:rsidR="00A3456F" w:rsidRDefault="00A3456F" w:rsidP="002F470D">
      <w:pPr>
        <w:rPr>
          <w:b/>
          <w:bCs/>
        </w:rPr>
      </w:pPr>
    </w:p>
    <w:p w14:paraId="1484A319" w14:textId="69F3CB8B" w:rsidR="001B6F7C" w:rsidRDefault="001B6F7C" w:rsidP="00903DD5">
      <w:r>
        <w:t>For decades, the United States</w:t>
      </w:r>
      <w:r w:rsidR="008E4CE8">
        <w:t xml:space="preserve"> has</w:t>
      </w:r>
      <w:r>
        <w:t xml:space="preserve"> accumulated social and economic problems. Entire regions of the country suffered from a continual loss of well-paying jobs in manufacturing, due both to technological change and globalization. The gap grew between the prosperous big cities and the struggling rural and ex-urban areas. Workers without a college education fell ever farther behind those with college. When the Great Financial Crisis hit, it sparked an outpouring of anger toward the country’s elites, who appeared not only to have failed to deliver prosperity to large portions of the population, but also seemed not to care. </w:t>
      </w:r>
    </w:p>
    <w:p w14:paraId="18D2D428" w14:textId="6B21C84A" w:rsidR="001B6F7C" w:rsidRDefault="001B6F7C" w:rsidP="00903DD5"/>
    <w:p w14:paraId="0A0D9CD9" w14:textId="27D71D41" w:rsidR="001B6F7C" w:rsidRDefault="001B6F7C" w:rsidP="00903DD5">
      <w:r>
        <w:t xml:space="preserve">Hostility toward the elite, the coasts, and the big cities was harnessed by politicians who turned it in the direction of populist nationalism, standing up for “the people” against the elite. The elites had deserted the people, and the people were revolting. The elites had built a multilateral, globalized world that enriched themselves and their allies; the people wanted nothing to do with it. Donald Trump’s presidential campaign of 2016 harnessed much of the anger that had built up over </w:t>
      </w:r>
      <w:r w:rsidR="008E4CE8">
        <w:t>decades and</w:t>
      </w:r>
      <w:r>
        <w:t xml:space="preserve"> turned it toward an attack on the </w:t>
      </w:r>
      <w:r w:rsidR="003E0A32">
        <w:t>foundations of the modern international economic and political order. In office, President Trump has eschewed multilateralism, pulled out of treaties and other obligations, attac</w:t>
      </w:r>
      <w:ins w:id="52" w:author="jfrieden@harvard.edu" w:date="2020-09-18T23:18:00Z">
        <w:r w:rsidR="007F7F58">
          <w:t>k</w:t>
        </w:r>
      </w:ins>
      <w:del w:id="53" w:author="jfrieden@harvard.edu" w:date="2020-09-18T23:18:00Z">
        <w:r w:rsidR="003E0A32" w:rsidDel="007F7F58">
          <w:delText>h</w:delText>
        </w:r>
      </w:del>
      <w:r w:rsidR="003E0A32">
        <w:t>ed the WTO and other international institutions, and revived the isolationists’ 1930s call for “America First.”</w:t>
      </w:r>
    </w:p>
    <w:p w14:paraId="6A77EF91" w14:textId="77777777" w:rsidR="00903DD5" w:rsidRDefault="00903DD5" w:rsidP="00903DD5"/>
    <w:p w14:paraId="070E689A" w14:textId="6C72ECED" w:rsidR="00A3456F" w:rsidRPr="005C401A" w:rsidRDefault="00AF09C6" w:rsidP="00903DD5">
      <w:r>
        <w:t>Nationalis</w:t>
      </w:r>
      <w:ins w:id="54" w:author="jfrieden@harvard.edu" w:date="2020-09-18T23:20:00Z">
        <w:r w:rsidR="002B5751">
          <w:t>t foreign policy</w:t>
        </w:r>
      </w:ins>
      <w:del w:id="55" w:author="jfrieden@harvard.edu" w:date="2020-09-18T23:18:00Z">
        <w:r w:rsidDel="002B5751">
          <w:delText>m</w:delText>
        </w:r>
      </w:del>
      <w:r>
        <w:t xml:space="preserve"> is the new </w:t>
      </w:r>
      <w:ins w:id="56" w:author="jfrieden@harvard.edu" w:date="2020-09-18T23:18:00Z">
        <w:r w:rsidR="002B5751">
          <w:t>normal</w:t>
        </w:r>
      </w:ins>
      <w:del w:id="57" w:author="jfrieden@harvard.edu" w:date="2020-09-18T23:18:00Z">
        <w:r w:rsidDel="002B5751">
          <w:delText>de facto foreign policy</w:delText>
        </w:r>
      </w:del>
      <w:r>
        <w:t xml:space="preserve"> for many nations around the world; even the </w:t>
      </w:r>
      <w:del w:id="58" w:author="jfrieden@harvard.edu" w:date="2020-09-18T23:19:00Z">
        <w:r w:rsidDel="002B5751">
          <w:delText xml:space="preserve">global hub of </w:delText>
        </w:r>
        <w:r w:rsidR="000E24E4" w:rsidDel="002B5751">
          <w:delText xml:space="preserve">the </w:delText>
        </w:r>
      </w:del>
      <w:r w:rsidR="000E24E4">
        <w:t>United Kingdom</w:t>
      </w:r>
      <w:r>
        <w:t xml:space="preserve"> </w:t>
      </w:r>
      <w:r w:rsidR="00E2427A">
        <w:t>has</w:t>
      </w:r>
      <w:r>
        <w:t xml:space="preserve"> </w:t>
      </w:r>
      <w:ins w:id="59" w:author="jfrieden@harvard.edu" w:date="2020-09-18T23:19:00Z">
        <w:r w:rsidR="002B5751">
          <w:t xml:space="preserve">reversed </w:t>
        </w:r>
      </w:ins>
      <w:del w:id="60" w:author="jfrieden@harvard.edu" w:date="2020-09-18T23:19:00Z">
        <w:r w:rsidR="00E2427A" w:rsidDel="002B5751">
          <w:delText xml:space="preserve">altered </w:delText>
        </w:r>
      </w:del>
      <w:r>
        <w:t xml:space="preserve">its international </w:t>
      </w:r>
      <w:ins w:id="61" w:author="jfrieden@harvard.edu" w:date="2020-09-18T23:19:00Z">
        <w:r w:rsidR="002B5751">
          <w:t>course</w:t>
        </w:r>
      </w:ins>
      <w:del w:id="62" w:author="jfrieden@harvard.edu" w:date="2020-09-18T23:19:00Z">
        <w:r w:rsidDel="002B5751">
          <w:delText>stance as represented by the now infamous</w:delText>
        </w:r>
      </w:del>
      <w:ins w:id="63" w:author="jfrieden@harvard.edu" w:date="2020-09-18T23:19:00Z">
        <w:r w:rsidR="002B5751">
          <w:t xml:space="preserve"> with</w:t>
        </w:r>
      </w:ins>
      <w:r>
        <w:t xml:space="preserve"> </w:t>
      </w:r>
      <w:hyperlink r:id="rId16" w:history="1">
        <w:r w:rsidRPr="00AF09C6">
          <w:rPr>
            <w:rStyle w:val="Hyperlink"/>
          </w:rPr>
          <w:t>Brexit</w:t>
        </w:r>
      </w:hyperlink>
      <w:del w:id="64" w:author="jfrieden@harvard.edu" w:date="2020-09-18T23:19:00Z">
        <w:r w:rsidDel="002B5751">
          <w:delText xml:space="preserve"> deci</w:delText>
        </w:r>
      </w:del>
      <w:del w:id="65" w:author="jfrieden@harvard.edu" w:date="2020-09-18T23:20:00Z">
        <w:r w:rsidDel="002B5751">
          <w:delText>sion</w:delText>
        </w:r>
      </w:del>
      <w:r>
        <w:t>.</w:t>
      </w:r>
      <w:r w:rsidR="00E2427A">
        <w:t xml:space="preserve"> </w:t>
      </w:r>
      <w:ins w:id="66" w:author="jfrieden@harvard.edu" w:date="2020-09-18T23:20:00Z">
        <w:r w:rsidR="002B5751">
          <w:t xml:space="preserve">Domestically, nationalism has been accompanied by </w:t>
        </w:r>
      </w:ins>
      <w:del w:id="67" w:author="jfrieden@harvard.edu" w:date="2020-09-18T23:20:00Z">
        <w:r w:rsidR="00D04794" w:rsidDel="002B5751">
          <w:delText xml:space="preserve">If nationalism is </w:delText>
        </w:r>
        <w:r w:rsidR="00903DD5" w:rsidDel="002B5751">
          <w:delText xml:space="preserve">now </w:delText>
        </w:r>
        <w:r w:rsidR="00D04794" w:rsidDel="002B5751">
          <w:delText xml:space="preserve">the de facto foreign policy, then </w:delText>
        </w:r>
      </w:del>
      <w:r w:rsidR="00D04794">
        <w:t>p</w:t>
      </w:r>
      <w:r w:rsidR="00E2427A">
        <w:t>opulism</w:t>
      </w:r>
      <w:del w:id="68" w:author="jfrieden@harvard.edu" w:date="2020-09-18T23:20:00Z">
        <w:r w:rsidR="00D04794" w:rsidDel="002B5751">
          <w:delText xml:space="preserve"> has become the de facto choice domestically;</w:delText>
        </w:r>
      </w:del>
      <w:ins w:id="69" w:author="jfrieden@harvard.edu" w:date="2020-09-18T23:20:00Z">
        <w:r w:rsidR="002B5751">
          <w:t>.</w:t>
        </w:r>
      </w:ins>
      <w:r w:rsidR="00D04794">
        <w:t xml:space="preserve"> </w:t>
      </w:r>
      <w:del w:id="70" w:author="jfrieden@harvard.edu" w:date="2020-09-18T23:20:00Z">
        <w:r w:rsidR="00903DD5" w:rsidDel="002B5751">
          <w:delText xml:space="preserve">for example, </w:delText>
        </w:r>
      </w:del>
      <w:r w:rsidR="00D04794">
        <w:t xml:space="preserve">Donald Trump </w:t>
      </w:r>
      <w:ins w:id="71" w:author="jfrieden@harvard.edu" w:date="2020-09-18T23:21:00Z">
        <w:r w:rsidR="002B5751">
          <w:t>incites</w:t>
        </w:r>
      </w:ins>
      <w:del w:id="72" w:author="jfrieden@harvard.edu" w:date="2020-09-18T23:21:00Z">
        <w:r w:rsidR="00D04794" w:rsidDel="002B5751">
          <w:delText>emboldens</w:delText>
        </w:r>
      </w:del>
      <w:r w:rsidR="00D04794">
        <w:t xml:space="preserve"> his base against the </w:t>
      </w:r>
      <w:hyperlink r:id="rId17" w:history="1">
        <w:r w:rsidR="00D04794" w:rsidRPr="00D04794">
          <w:rPr>
            <w:rStyle w:val="Hyperlink"/>
          </w:rPr>
          <w:t>‘radical left’</w:t>
        </w:r>
      </w:hyperlink>
      <w:r w:rsidR="00D04794">
        <w:t xml:space="preserve"> in America, Viktor Orban routinely invokes </w:t>
      </w:r>
      <w:r w:rsidR="0074379C">
        <w:fldChar w:fldCharType="begin"/>
      </w:r>
      <w:r w:rsidR="0074379C">
        <w:instrText xml:space="preserve"> HYPERLINK "https://foreignpolicy.com/2015/10/31/the-regression-of-viktor-orban-hungary-europe/" </w:instrText>
      </w:r>
      <w:r w:rsidR="0074379C">
        <w:fldChar w:fldCharType="separate"/>
      </w:r>
      <w:del w:id="73" w:author="jfrieden@harvard.edu" w:date="2020-09-18T23:21:00Z">
        <w:r w:rsidR="00D04794" w:rsidRPr="00D04794" w:rsidDel="002B5751">
          <w:rPr>
            <w:rStyle w:val="Hyperlink"/>
          </w:rPr>
          <w:delText>‘</w:delText>
        </w:r>
      </w:del>
      <w:r w:rsidR="00D04794" w:rsidRPr="00D04794">
        <w:rPr>
          <w:rStyle w:val="Hyperlink"/>
        </w:rPr>
        <w:t>Christian</w:t>
      </w:r>
      <w:del w:id="74" w:author="jfrieden@harvard.edu" w:date="2020-09-18T23:21:00Z">
        <w:r w:rsidR="00D04794" w:rsidRPr="00D04794" w:rsidDel="002B5751">
          <w:rPr>
            <w:rStyle w:val="Hyperlink"/>
          </w:rPr>
          <w:delText>’</w:delText>
        </w:r>
      </w:del>
      <w:r w:rsidR="00D04794" w:rsidRPr="00D04794">
        <w:rPr>
          <w:rStyle w:val="Hyperlink"/>
        </w:rPr>
        <w:t xml:space="preserve"> culture</w:t>
      </w:r>
      <w:r w:rsidR="0074379C">
        <w:rPr>
          <w:rStyle w:val="Hyperlink"/>
        </w:rPr>
        <w:fldChar w:fldCharType="end"/>
      </w:r>
      <w:r w:rsidR="00D04794">
        <w:t xml:space="preserve"> in Hungary, and Vladimir Putin regularly castigates </w:t>
      </w:r>
      <w:hyperlink r:id="rId18" w:history="1">
        <w:r w:rsidR="00D04794" w:rsidRPr="00D04794">
          <w:rPr>
            <w:rStyle w:val="Hyperlink"/>
          </w:rPr>
          <w:t>Western liberalism</w:t>
        </w:r>
      </w:hyperlink>
      <w:r w:rsidR="00D04794">
        <w:t xml:space="preserve"> in Russia. Meanwhile, </w:t>
      </w:r>
      <w:del w:id="75" w:author="jfrieden@harvard.edu" w:date="2020-09-18T23:21:00Z">
        <w:r w:rsidR="00D04794" w:rsidDel="002B5751">
          <w:delText xml:space="preserve">despite </w:delText>
        </w:r>
        <w:r w:rsidR="005C401A" w:rsidDel="002B5751">
          <w:delText>ersatz calls for greater leadership by the people, demagog</w:delText>
        </w:r>
        <w:r w:rsidR="00903DD5" w:rsidDel="002B5751">
          <w:delText>ic leaders</w:delText>
        </w:r>
      </w:del>
      <w:ins w:id="76" w:author="jfrieden@harvard.edu" w:date="2020-09-18T23:21:00Z">
        <w:r w:rsidR="002B5751">
          <w:t>demagogues</w:t>
        </w:r>
      </w:ins>
      <w:del w:id="77" w:author="jfrieden@harvard.edu" w:date="2020-09-18T23:21:00Z">
        <w:r w:rsidR="00903DD5" w:rsidDel="002B5751">
          <w:delText xml:space="preserve"> </w:delText>
        </w:r>
        <w:r w:rsidR="005C401A" w:rsidDel="002B5751">
          <w:delText>around the globe</w:delText>
        </w:r>
      </w:del>
      <w:r w:rsidR="005C401A">
        <w:t xml:space="preserve"> have </w:t>
      </w:r>
      <w:del w:id="78" w:author="jfrieden@harvard.edu" w:date="2020-09-18T23:21:00Z">
        <w:r w:rsidR="00903DD5" w:rsidDel="002B5751">
          <w:delText xml:space="preserve">only </w:delText>
        </w:r>
      </w:del>
      <w:r w:rsidR="005C401A">
        <w:t>further cemented their control</w:t>
      </w:r>
      <w:r w:rsidR="00903DD5">
        <w:t xml:space="preserve">; </w:t>
      </w:r>
      <w:del w:id="79" w:author="jfrieden@harvard.edu" w:date="2020-09-18T23:22:00Z">
        <w:r w:rsidR="00903DD5" w:rsidDel="002B5751">
          <w:delText>for instance,</w:delText>
        </w:r>
      </w:del>
      <w:r w:rsidR="00903DD5">
        <w:t xml:space="preserve"> </w:t>
      </w:r>
      <w:r w:rsidR="005C401A">
        <w:t xml:space="preserve">China’s Xi Jinping has </w:t>
      </w:r>
      <w:ins w:id="80" w:author="jfrieden@harvard.edu" w:date="2020-09-18T23:22:00Z">
        <w:r w:rsidR="002B5751">
          <w:t>declared</w:t>
        </w:r>
      </w:ins>
      <w:del w:id="81" w:author="jfrieden@harvard.edu" w:date="2020-09-18T23:22:00Z">
        <w:r w:rsidR="00903DD5" w:rsidDel="002B5751">
          <w:delText>essentially asserted</w:delText>
        </w:r>
      </w:del>
      <w:r w:rsidR="00903DD5">
        <w:t xml:space="preserve"> </w:t>
      </w:r>
      <w:r w:rsidR="005C401A">
        <w:t xml:space="preserve">himself </w:t>
      </w:r>
      <w:del w:id="82" w:author="jfrieden@harvard.edu" w:date="2020-09-18T23:22:00Z">
        <w:r w:rsidR="005C401A" w:rsidDel="002B5751">
          <w:delText xml:space="preserve">as </w:delText>
        </w:r>
      </w:del>
      <w:r w:rsidR="0074379C">
        <w:fldChar w:fldCharType="begin"/>
      </w:r>
      <w:r w:rsidR="0074379C">
        <w:instrText xml:space="preserve"> HYPERLINK "https://www.bbc.com/news/world-asia-china-43361276" </w:instrText>
      </w:r>
      <w:r w:rsidR="0074379C">
        <w:fldChar w:fldCharType="separate"/>
      </w:r>
      <w:del w:id="83" w:author="jfrieden@harvard.edu" w:date="2020-09-18T23:22:00Z">
        <w:r w:rsidR="005C401A" w:rsidRPr="005C401A" w:rsidDel="002B5751">
          <w:rPr>
            <w:rStyle w:val="Hyperlink"/>
          </w:rPr>
          <w:delText>‘</w:delText>
        </w:r>
      </w:del>
      <w:r w:rsidR="005C401A" w:rsidRPr="005C401A">
        <w:rPr>
          <w:rStyle w:val="Hyperlink"/>
        </w:rPr>
        <w:t>President for Life</w:t>
      </w:r>
      <w:del w:id="84" w:author="jfrieden@harvard.edu" w:date="2020-09-18T23:22:00Z">
        <w:r w:rsidR="005C401A" w:rsidRPr="005C401A" w:rsidDel="002B5751">
          <w:rPr>
            <w:rStyle w:val="Hyperlink"/>
          </w:rPr>
          <w:delText>’</w:delText>
        </w:r>
      </w:del>
      <w:r w:rsidR="0074379C">
        <w:rPr>
          <w:rStyle w:val="Hyperlink"/>
        </w:rPr>
        <w:fldChar w:fldCharType="end"/>
      </w:r>
      <w:r w:rsidR="00903DD5">
        <w:t>, and</w:t>
      </w:r>
      <w:r w:rsidR="00752817">
        <w:t xml:space="preserve"> </w:t>
      </w:r>
      <w:r w:rsidR="005C401A">
        <w:t>Russia</w:t>
      </w:r>
      <w:r w:rsidR="00752817">
        <w:t xml:space="preserve">’s </w:t>
      </w:r>
      <w:r w:rsidR="005C401A">
        <w:t xml:space="preserve">Vladimir Putin has </w:t>
      </w:r>
      <w:r w:rsidR="0074379C">
        <w:fldChar w:fldCharType="begin"/>
      </w:r>
      <w:r w:rsidR="0074379C">
        <w:instrText xml:space="preserve"> HYPERLINK "https://www.vox.com/2020/7/2/21311144/putin-russia-vote-president-2036" </w:instrText>
      </w:r>
      <w:r w:rsidR="0074379C">
        <w:fldChar w:fldCharType="separate"/>
      </w:r>
      <w:r w:rsidR="005C401A" w:rsidRPr="005C401A">
        <w:rPr>
          <w:rStyle w:val="Hyperlink"/>
        </w:rPr>
        <w:t>done</w:t>
      </w:r>
      <w:ins w:id="85" w:author="jfrieden@harvard.edu" w:date="2020-09-18T23:22:00Z">
        <w:r w:rsidR="002B5751">
          <w:rPr>
            <w:rStyle w:val="Hyperlink"/>
          </w:rPr>
          <w:t xml:space="preserve"> much</w:t>
        </w:r>
      </w:ins>
      <w:r w:rsidR="005C401A" w:rsidRPr="005C401A">
        <w:rPr>
          <w:rStyle w:val="Hyperlink"/>
        </w:rPr>
        <w:t xml:space="preserve"> the same</w:t>
      </w:r>
      <w:r w:rsidR="0074379C">
        <w:rPr>
          <w:rStyle w:val="Hyperlink"/>
        </w:rPr>
        <w:fldChar w:fldCharType="end"/>
      </w:r>
      <w:r w:rsidR="005C401A">
        <w:t xml:space="preserve">. </w:t>
      </w:r>
      <w:del w:id="86" w:author="jfrieden@harvard.edu" w:date="2020-09-18T23:22:00Z">
        <w:r w:rsidR="005C401A" w:rsidDel="002B5751">
          <w:delText>Finally, n</w:delText>
        </w:r>
      </w:del>
      <w:ins w:id="87" w:author="jfrieden@harvard.edu" w:date="2020-09-18T23:22:00Z">
        <w:r w:rsidR="002B5751">
          <w:t xml:space="preserve">Attacks on the international order </w:t>
        </w:r>
      </w:ins>
      <w:del w:id="88" w:author="jfrieden@harvard.edu" w:date="2020-09-18T23:23:00Z">
        <w:r w:rsidR="005C401A" w:rsidDel="002B5751">
          <w:delText>ew calls for international isolationism resound</w:delText>
        </w:r>
      </w:del>
      <w:r w:rsidR="005C401A">
        <w:t xml:space="preserve"> from </w:t>
      </w:r>
      <w:hyperlink r:id="rId19" w:history="1">
        <w:r w:rsidR="005C401A" w:rsidRPr="005C401A">
          <w:rPr>
            <w:rStyle w:val="Hyperlink"/>
          </w:rPr>
          <w:t>Brazil</w:t>
        </w:r>
      </w:hyperlink>
      <w:r w:rsidR="005C401A">
        <w:t xml:space="preserve"> to </w:t>
      </w:r>
      <w:del w:id="89" w:author="jfrieden@harvard.edu" w:date="2020-09-18T23:23:00Z">
        <w:r w:rsidR="005C401A" w:rsidDel="002B5751">
          <w:delText xml:space="preserve">right here in </w:delText>
        </w:r>
      </w:del>
      <w:hyperlink r:id="rId20" w:history="1">
        <w:r w:rsidR="005C401A" w:rsidRPr="005C401A">
          <w:rPr>
            <w:rStyle w:val="Hyperlink"/>
          </w:rPr>
          <w:t>America</w:t>
        </w:r>
      </w:hyperlink>
      <w:del w:id="90" w:author="jfrieden@harvard.edu" w:date="2020-09-18T23:23:00Z">
        <w:r w:rsidR="00E41C4F" w:rsidDel="002B5751">
          <w:delText>, effectively dislodging a massive cornerstone from the</w:delText>
        </w:r>
      </w:del>
      <w:ins w:id="91" w:author="jfrieden@harvard.edu" w:date="2020-09-18T23:23:00Z">
        <w:r w:rsidR="002B5751">
          <w:t>have undermined the</w:t>
        </w:r>
      </w:ins>
      <w:r w:rsidR="00E41C4F">
        <w:t xml:space="preserve"> international architecture established at Bretton Woods.</w:t>
      </w:r>
    </w:p>
    <w:p w14:paraId="0398041B" w14:textId="77777777" w:rsidR="00D25150" w:rsidRDefault="00D25150" w:rsidP="002F470D">
      <w:pPr>
        <w:rPr>
          <w:b/>
          <w:bCs/>
        </w:rPr>
      </w:pPr>
    </w:p>
    <w:p w14:paraId="6CB3F03E" w14:textId="7AA07898" w:rsidR="0018266D" w:rsidRDefault="003E0A32" w:rsidP="002F470D">
      <w:pPr>
        <w:rPr>
          <w:b/>
          <w:bCs/>
        </w:rPr>
      </w:pPr>
      <w:r>
        <w:rPr>
          <w:b/>
          <w:bCs/>
        </w:rPr>
        <w:t>Interwar interlude?</w:t>
      </w:r>
    </w:p>
    <w:p w14:paraId="57B0A6DD" w14:textId="3C1D441A" w:rsidR="00A3456F" w:rsidRDefault="00A3456F" w:rsidP="002F470D">
      <w:pPr>
        <w:rPr>
          <w:b/>
          <w:bCs/>
        </w:rPr>
      </w:pPr>
    </w:p>
    <w:p w14:paraId="2E2A2F2B" w14:textId="0E229817" w:rsidR="00E70240" w:rsidRDefault="00E70240" w:rsidP="004C73F3">
      <w:r>
        <w:t>T</w:t>
      </w:r>
      <w:r w:rsidR="003E0A32">
        <w:t xml:space="preserve">he troubled decades after World War One saw </w:t>
      </w:r>
      <w:r w:rsidR="00E41C4F">
        <w:t xml:space="preserve">a similar confluence of nationalist, populist, demagogic and isolationist forces </w:t>
      </w:r>
      <w:r w:rsidR="003E0A32">
        <w:t>arose in</w:t>
      </w:r>
      <w:r w:rsidR="00E41C4F">
        <w:t xml:space="preserve"> Europe</w:t>
      </w:r>
      <w:r w:rsidR="003E0A32">
        <w:t xml:space="preserve"> and the United States</w:t>
      </w:r>
      <w:r w:rsidR="00E41C4F">
        <w:t xml:space="preserve">. </w:t>
      </w:r>
      <w:r>
        <w:t xml:space="preserve">The causes were similar: economic and social difficulties, financial crises, and a broad popular sense that ruling coalitions – and ruling classes more broadly – offered little to the </w:t>
      </w:r>
      <w:r w:rsidR="008E4CE8">
        <w:t>masses and</w:t>
      </w:r>
      <w:r>
        <w:t xml:space="preserve"> showed little interest in addressing their concerns. The similarities to the present are striking; but the differences are just as great. Strong as the nationalist urge is around the world, many of the great powers remain committed to some form of multilateralism, and to economic and political </w:t>
      </w:r>
      <w:r>
        <w:lastRenderedPageBreak/>
        <w:t xml:space="preserve">integration: Europe, Japan, Canada, and others seem more baffled by the American turn toward nationalist populism than drawn to it. </w:t>
      </w:r>
    </w:p>
    <w:p w14:paraId="3F8E0F26" w14:textId="77777777" w:rsidR="00E70240" w:rsidRDefault="00E70240" w:rsidP="004C73F3"/>
    <w:p w14:paraId="60505835" w14:textId="673FF3D5" w:rsidR="002F470D" w:rsidRDefault="002F470D" w:rsidP="002F470D">
      <w:pPr>
        <w:rPr>
          <w:b/>
          <w:bCs/>
        </w:rPr>
      </w:pPr>
      <w:r>
        <w:rPr>
          <w:b/>
          <w:bCs/>
        </w:rPr>
        <w:t>A New World Order?</w:t>
      </w:r>
    </w:p>
    <w:p w14:paraId="26E5CD84" w14:textId="5DBBE879" w:rsidR="002F470D" w:rsidRDefault="002F470D" w:rsidP="002F470D">
      <w:pPr>
        <w:rPr>
          <w:b/>
          <w:bCs/>
        </w:rPr>
      </w:pPr>
    </w:p>
    <w:p w14:paraId="6ADF580B" w14:textId="15111A29" w:rsidR="00E70240" w:rsidRDefault="00E70240" w:rsidP="002F470D">
      <w:r>
        <w:t>Nonetheless, the turn in American domestic and foreign policy may presage a reorganization of the broader world political economy. If the United States continues on its current course, policymakers from Brussels to Beijing, and from Brasilia to Berlin, will have to reassess their place in the world. Will the European Union move to improve relations with Russia, and Japan with China? Will Russia and China work more closely together</w:t>
      </w:r>
      <w:ins w:id="92" w:author="jfrieden@harvard.edu" w:date="2020-09-18T23:23:00Z">
        <w:r w:rsidR="00C42773">
          <w:t>?</w:t>
        </w:r>
      </w:ins>
      <w:del w:id="93" w:author="jfrieden@harvard.edu" w:date="2020-09-18T23:23:00Z">
        <w:r w:rsidDel="00C42773">
          <w:delText>.</w:delText>
        </w:r>
      </w:del>
      <w:r>
        <w:t xml:space="preserve"> Who will prevail in the latest version of the scramble for influence in Africa and the Middle East? If the existing international order begins to crumble, what will replace it?</w:t>
      </w:r>
    </w:p>
    <w:p w14:paraId="0F1476A9" w14:textId="77777777" w:rsidR="00E70240" w:rsidRDefault="00E70240" w:rsidP="002F470D"/>
    <w:p w14:paraId="128BFCF0" w14:textId="4AA61EDC" w:rsidR="00AF3D96" w:rsidRDefault="00E70240" w:rsidP="00614B91">
      <w:r>
        <w:t xml:space="preserve">The answers to most of these questions </w:t>
      </w:r>
      <w:r w:rsidR="0018266D">
        <w:t xml:space="preserve">will </w:t>
      </w:r>
      <w:ins w:id="94" w:author="jfrieden@harvard.edu" w:date="2020-09-18T23:24:00Z">
        <w:r w:rsidR="00960E9F">
          <w:t xml:space="preserve">depend upon </w:t>
        </w:r>
      </w:ins>
      <w:del w:id="95" w:author="jfrieden@harvard.edu" w:date="2020-09-18T23:24:00Z">
        <w:r w:rsidR="0018266D" w:rsidDel="00960E9F">
          <w:delText xml:space="preserve">start to be given </w:delText>
        </w:r>
        <w:r w:rsidDel="00960E9F">
          <w:delText xml:space="preserve">with </w:delText>
        </w:r>
      </w:del>
      <w:r w:rsidR="00614B91">
        <w:t xml:space="preserve">the </w:t>
      </w:r>
      <w:ins w:id="96" w:author="jfrieden@harvard.edu" w:date="2020-09-18T23:24:00Z">
        <w:r w:rsidR="00960E9F">
          <w:t xml:space="preserve">outcome of the </w:t>
        </w:r>
      </w:ins>
      <w:r w:rsidR="00614B91">
        <w:t>2020 US Presidential Election</w:t>
      </w:r>
      <w:del w:id="97" w:author="jfrieden@harvard.edu" w:date="2020-09-18T23:24:00Z">
        <w:r w:rsidR="00AF3D96" w:rsidDel="00960E9F">
          <w:delText xml:space="preserve">, which may </w:delText>
        </w:r>
        <w:r w:rsidR="00614B91" w:rsidDel="00960E9F">
          <w:delText xml:space="preserve">be the most </w:delText>
        </w:r>
        <w:r w:rsidR="00AF3D96" w:rsidDel="00960E9F">
          <w:delText xml:space="preserve">important in nearly </w:delText>
        </w:r>
        <w:r w:rsidR="00614B91" w:rsidDel="00960E9F">
          <w:delText>a century</w:delText>
        </w:r>
      </w:del>
      <w:r w:rsidR="00614B91">
        <w:t xml:space="preserve">. </w:t>
      </w:r>
      <w:r w:rsidR="00AF3D96">
        <w:t xml:space="preserve">We should not exaggerate the differences between the Republican and Democratic candidates: both are wary of China, ambivalent about trade, and concerned about unreliable allies. But there is a clear difference. The Trump Administration has demonstrated disdain for today’s multilateral international institutions, and distaste for many existing alliances. Joe Biden and the Democrats are no supporters of world government or free trade, but they have a greater commitment to multilateral cooperation and to working with the country’s traditional allies. It is easy to see where a continuation of the Trump presidency will lead American foreign policy, and that it will force major changes in the foreign policies of other major powers; what is hard to know is where all those changes will lead the world. A Biden presidency would be likely to put the country, and the world, back on the course that it had been following before 2016. That course may not be ideal, and in the aftermath of economic crisis and pandemic catastrophe there is serious reason to consider major reforms, but it is a course that is generally understood. </w:t>
      </w:r>
    </w:p>
    <w:p w14:paraId="235DD9EA" w14:textId="77777777" w:rsidR="00AF3D96" w:rsidRDefault="00AF3D96" w:rsidP="00614B91"/>
    <w:p w14:paraId="42C215A2" w14:textId="65268426" w:rsidR="00BC7B2F" w:rsidRDefault="003859EE" w:rsidP="00614B91">
      <w:r>
        <w:rPr>
          <w:b/>
          <w:bCs/>
        </w:rPr>
        <w:t xml:space="preserve">Conclusion: </w:t>
      </w:r>
      <w:r w:rsidR="000E24E4">
        <w:rPr>
          <w:b/>
          <w:bCs/>
        </w:rPr>
        <w:t>The Dawning of a New Age</w:t>
      </w:r>
      <w:r w:rsidR="004E72B9">
        <w:rPr>
          <w:b/>
          <w:bCs/>
        </w:rPr>
        <w:t>?</w:t>
      </w:r>
    </w:p>
    <w:p w14:paraId="770C420C" w14:textId="77777777" w:rsidR="007162B8" w:rsidRDefault="007162B8" w:rsidP="007162B8"/>
    <w:p w14:paraId="46CCAD0E" w14:textId="16D9FF60" w:rsidR="00100B21" w:rsidRDefault="004E72B9" w:rsidP="007162B8">
      <w:r>
        <w:t>T</w:t>
      </w:r>
      <w:r w:rsidR="003859EE">
        <w:t xml:space="preserve">he 2020 US Presidential </w:t>
      </w:r>
      <w:r>
        <w:t>e</w:t>
      </w:r>
      <w:r w:rsidR="003859EE">
        <w:t xml:space="preserve">lection </w:t>
      </w:r>
      <w:r>
        <w:t xml:space="preserve">is a symbol of the clash of principles now facing the world; its outcome will </w:t>
      </w:r>
      <w:r w:rsidR="00D9768F">
        <w:t xml:space="preserve">help </w:t>
      </w:r>
      <w:r w:rsidR="00174730">
        <w:t>decide</w:t>
      </w:r>
      <w:r>
        <w:t xml:space="preserve"> the evolution of the world’s </w:t>
      </w:r>
      <w:r w:rsidR="00174730">
        <w:t>e</w:t>
      </w:r>
      <w:r>
        <w:t>conomic and political order. A Democratic victory presages</w:t>
      </w:r>
      <w:r w:rsidR="00FE29B8">
        <w:t>, at its most optimistic,</w:t>
      </w:r>
      <w:r>
        <w:t xml:space="preserve"> an attempt to reform and revitalize both American and international economic and political affairs – to build a better global capitalism. The Democrats ha</w:t>
      </w:r>
      <w:r w:rsidR="00FE29B8">
        <w:t>ve</w:t>
      </w:r>
      <w:r>
        <w:t xml:space="preserve"> not provided a blueprint for that reconstruction, and it is unlikely that one exists; but that is the direction they will take. </w:t>
      </w:r>
    </w:p>
    <w:p w14:paraId="6C89D9AE" w14:textId="77777777" w:rsidR="00100B21" w:rsidRDefault="00100B21" w:rsidP="007162B8"/>
    <w:p w14:paraId="6232647C" w14:textId="26F1E432" w:rsidR="00440FFC" w:rsidRDefault="004E72B9" w:rsidP="007162B8">
      <w:r>
        <w:t xml:space="preserve">A Republican victory will continue the Trump Administration’s attempt to deconstruct contemporary global capitalism, and to replace it with nationalist populisms </w:t>
      </w:r>
      <w:r w:rsidR="00EF730C">
        <w:t xml:space="preserve">around the </w:t>
      </w:r>
      <w:r w:rsidR="00100B21">
        <w:t>world</w:t>
      </w:r>
      <w:r w:rsidR="00EF730C">
        <w:t xml:space="preserve">. The rise of these nationalist populisms is the result of decades of failures by elites – by the builders of that post-war global capitalism – and their continuing difficulties in proposing a more equitable, prosperous, appealing alternative to today’s social and economic distress, </w:t>
      </w:r>
      <w:r w:rsidR="00EF730C">
        <w:lastRenderedPageBreak/>
        <w:t>difficulties only highlighted by a series of failed responses to the gravest global health crisis in a century.</w:t>
      </w:r>
      <w:r w:rsidR="009230C2">
        <w:t xml:space="preserve"> </w:t>
      </w:r>
      <w:r w:rsidR="00440FFC">
        <w:t>COVID may kill global capitalism. But if it does, it will be due to pre-existing conditions.</w:t>
      </w:r>
    </w:p>
    <w:p w14:paraId="4A765FC6" w14:textId="3A451B5A" w:rsidR="00806AE5" w:rsidRDefault="00806AE5"/>
    <w:p w14:paraId="08371F2B" w14:textId="77777777" w:rsidR="00806AE5" w:rsidRDefault="00806AE5"/>
    <w:sectPr w:rsidR="00806AE5" w:rsidSect="001456B2">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93BFA" w14:textId="77777777" w:rsidR="00E76F75" w:rsidRDefault="00E76F75" w:rsidP="00806AE5">
      <w:r>
        <w:separator/>
      </w:r>
    </w:p>
  </w:endnote>
  <w:endnote w:type="continuationSeparator" w:id="0">
    <w:p w14:paraId="5CA2FD68" w14:textId="77777777" w:rsidR="00E76F75" w:rsidRDefault="00E76F75" w:rsidP="0080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9FD9C" w14:textId="77777777" w:rsidR="00E76F75" w:rsidRDefault="00E76F75" w:rsidP="00806AE5">
      <w:r>
        <w:separator/>
      </w:r>
    </w:p>
  </w:footnote>
  <w:footnote w:type="continuationSeparator" w:id="0">
    <w:p w14:paraId="7B9B58D1" w14:textId="77777777" w:rsidR="00E76F75" w:rsidRDefault="00E76F75" w:rsidP="00806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1473033"/>
      <w:docPartObj>
        <w:docPartGallery w:val="Page Numbers (Top of Page)"/>
        <w:docPartUnique/>
      </w:docPartObj>
    </w:sdtPr>
    <w:sdtEndPr>
      <w:rPr>
        <w:rStyle w:val="PageNumber"/>
      </w:rPr>
    </w:sdtEndPr>
    <w:sdtContent>
      <w:p w14:paraId="03207399" w14:textId="74FA93A2" w:rsidR="00806AE5" w:rsidRDefault="00806AE5" w:rsidP="004A1A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DB044" w14:textId="77777777" w:rsidR="00806AE5" w:rsidRDefault="00806AE5" w:rsidP="00806A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7707414"/>
      <w:docPartObj>
        <w:docPartGallery w:val="Page Numbers (Top of Page)"/>
        <w:docPartUnique/>
      </w:docPartObj>
    </w:sdtPr>
    <w:sdtEndPr>
      <w:rPr>
        <w:rStyle w:val="PageNumber"/>
      </w:rPr>
    </w:sdtEndPr>
    <w:sdtContent>
      <w:p w14:paraId="1F072F66" w14:textId="6E58FCFE" w:rsidR="00806AE5" w:rsidRDefault="00806AE5" w:rsidP="004A1A1F">
        <w:pPr>
          <w:pStyle w:val="Header"/>
          <w:framePr w:wrap="none" w:vAnchor="text" w:hAnchor="margin" w:xAlign="right" w:y="1"/>
          <w:rPr>
            <w:rStyle w:val="PageNumber"/>
          </w:rPr>
        </w:pPr>
        <w:r>
          <w:rPr>
            <w:rStyle w:val="PageNumber"/>
          </w:rPr>
          <w:t xml:space="preserve">Frieden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B782B" w14:textId="77777777" w:rsidR="00806AE5" w:rsidRDefault="00806AE5" w:rsidP="00806AE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A84"/>
    <w:multiLevelType w:val="hybridMultilevel"/>
    <w:tmpl w:val="9D9C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629D7"/>
    <w:multiLevelType w:val="hybridMultilevel"/>
    <w:tmpl w:val="D47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FBE"/>
    <w:multiLevelType w:val="hybridMultilevel"/>
    <w:tmpl w:val="4372C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F2B6B"/>
    <w:multiLevelType w:val="hybridMultilevel"/>
    <w:tmpl w:val="B1DC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frieden@harvard.edu">
    <w15:presenceInfo w15:providerId="Windows Live" w15:userId="e7e881bdd3fb8961"/>
  </w15:person>
  <w15:person w15:author="Frieden, Jeffry">
    <w15:presenceInfo w15:providerId="None" w15:userId="Frieden, Jeff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E5"/>
    <w:rsid w:val="000028F2"/>
    <w:rsid w:val="00071F18"/>
    <w:rsid w:val="000A7F29"/>
    <w:rsid w:val="000B477B"/>
    <w:rsid w:val="000C57E0"/>
    <w:rsid w:val="000E24E4"/>
    <w:rsid w:val="000E7F54"/>
    <w:rsid w:val="000F2701"/>
    <w:rsid w:val="00100B21"/>
    <w:rsid w:val="00106182"/>
    <w:rsid w:val="0011217A"/>
    <w:rsid w:val="001456B2"/>
    <w:rsid w:val="00174730"/>
    <w:rsid w:val="0018266D"/>
    <w:rsid w:val="001B6F7C"/>
    <w:rsid w:val="001C1174"/>
    <w:rsid w:val="001E52EC"/>
    <w:rsid w:val="0029379B"/>
    <w:rsid w:val="002A470D"/>
    <w:rsid w:val="002B5751"/>
    <w:rsid w:val="002C0DCF"/>
    <w:rsid w:val="002F470D"/>
    <w:rsid w:val="002F7844"/>
    <w:rsid w:val="0032102B"/>
    <w:rsid w:val="003859EE"/>
    <w:rsid w:val="003870F7"/>
    <w:rsid w:val="003E0A32"/>
    <w:rsid w:val="00440FFC"/>
    <w:rsid w:val="004B086E"/>
    <w:rsid w:val="004B205A"/>
    <w:rsid w:val="004C73F3"/>
    <w:rsid w:val="004E5440"/>
    <w:rsid w:val="004E72B9"/>
    <w:rsid w:val="0051569C"/>
    <w:rsid w:val="005355D1"/>
    <w:rsid w:val="00542D38"/>
    <w:rsid w:val="00581355"/>
    <w:rsid w:val="005C401A"/>
    <w:rsid w:val="005E641F"/>
    <w:rsid w:val="00614B91"/>
    <w:rsid w:val="006208F8"/>
    <w:rsid w:val="00627DDD"/>
    <w:rsid w:val="006309FF"/>
    <w:rsid w:val="00695621"/>
    <w:rsid w:val="006E68B4"/>
    <w:rsid w:val="006F2617"/>
    <w:rsid w:val="00700080"/>
    <w:rsid w:val="00710D7B"/>
    <w:rsid w:val="0071584E"/>
    <w:rsid w:val="007162B8"/>
    <w:rsid w:val="0074379C"/>
    <w:rsid w:val="00752817"/>
    <w:rsid w:val="00755DEA"/>
    <w:rsid w:val="007A078F"/>
    <w:rsid w:val="007C40F5"/>
    <w:rsid w:val="007E23C1"/>
    <w:rsid w:val="007F7F58"/>
    <w:rsid w:val="00806AE5"/>
    <w:rsid w:val="00822FD2"/>
    <w:rsid w:val="00825B9A"/>
    <w:rsid w:val="0086122C"/>
    <w:rsid w:val="008B1891"/>
    <w:rsid w:val="008E4CE8"/>
    <w:rsid w:val="008F1CBD"/>
    <w:rsid w:val="008F6A92"/>
    <w:rsid w:val="00903DD5"/>
    <w:rsid w:val="009230C2"/>
    <w:rsid w:val="00960E9F"/>
    <w:rsid w:val="00976C4A"/>
    <w:rsid w:val="009B3665"/>
    <w:rsid w:val="009B7DEA"/>
    <w:rsid w:val="009F4ECA"/>
    <w:rsid w:val="00A13D5F"/>
    <w:rsid w:val="00A3456F"/>
    <w:rsid w:val="00A8269A"/>
    <w:rsid w:val="00A9418B"/>
    <w:rsid w:val="00A96E70"/>
    <w:rsid w:val="00AB0C95"/>
    <w:rsid w:val="00AE3DB4"/>
    <w:rsid w:val="00AF09C6"/>
    <w:rsid w:val="00AF3D96"/>
    <w:rsid w:val="00AF7714"/>
    <w:rsid w:val="00B40A26"/>
    <w:rsid w:val="00B6140E"/>
    <w:rsid w:val="00B766CC"/>
    <w:rsid w:val="00BA0561"/>
    <w:rsid w:val="00BB1AB7"/>
    <w:rsid w:val="00BB638A"/>
    <w:rsid w:val="00BC780E"/>
    <w:rsid w:val="00BC7B2F"/>
    <w:rsid w:val="00BD5B69"/>
    <w:rsid w:val="00C100A8"/>
    <w:rsid w:val="00C1025A"/>
    <w:rsid w:val="00C42773"/>
    <w:rsid w:val="00C47066"/>
    <w:rsid w:val="00C83C58"/>
    <w:rsid w:val="00CA007F"/>
    <w:rsid w:val="00CF69F0"/>
    <w:rsid w:val="00D04794"/>
    <w:rsid w:val="00D16791"/>
    <w:rsid w:val="00D25150"/>
    <w:rsid w:val="00D3084D"/>
    <w:rsid w:val="00D7443F"/>
    <w:rsid w:val="00D9768F"/>
    <w:rsid w:val="00DA71FB"/>
    <w:rsid w:val="00DE6EF3"/>
    <w:rsid w:val="00E2427A"/>
    <w:rsid w:val="00E41C4F"/>
    <w:rsid w:val="00E45CAE"/>
    <w:rsid w:val="00E62209"/>
    <w:rsid w:val="00E70240"/>
    <w:rsid w:val="00E70B03"/>
    <w:rsid w:val="00E76F75"/>
    <w:rsid w:val="00E975E4"/>
    <w:rsid w:val="00EC117D"/>
    <w:rsid w:val="00EF730C"/>
    <w:rsid w:val="00F04E5D"/>
    <w:rsid w:val="00F51CE9"/>
    <w:rsid w:val="00F812A4"/>
    <w:rsid w:val="00F8777E"/>
    <w:rsid w:val="00F87A21"/>
    <w:rsid w:val="00FA1DB4"/>
    <w:rsid w:val="00FE2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CA4"/>
  <w14:defaultImageDpi w14:val="32767"/>
  <w15:chartTrackingRefBased/>
  <w15:docId w15:val="{D70EA55F-FD42-0040-A287-AE183F52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8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AE5"/>
    <w:pPr>
      <w:tabs>
        <w:tab w:val="center" w:pos="4680"/>
        <w:tab w:val="right" w:pos="9360"/>
      </w:tabs>
    </w:pPr>
  </w:style>
  <w:style w:type="character" w:customStyle="1" w:styleId="HeaderChar">
    <w:name w:val="Header Char"/>
    <w:basedOn w:val="DefaultParagraphFont"/>
    <w:link w:val="Header"/>
    <w:uiPriority w:val="99"/>
    <w:rsid w:val="00806AE5"/>
  </w:style>
  <w:style w:type="paragraph" w:styleId="Footer">
    <w:name w:val="footer"/>
    <w:basedOn w:val="Normal"/>
    <w:link w:val="FooterChar"/>
    <w:uiPriority w:val="99"/>
    <w:unhideWhenUsed/>
    <w:rsid w:val="00806AE5"/>
    <w:pPr>
      <w:tabs>
        <w:tab w:val="center" w:pos="4680"/>
        <w:tab w:val="right" w:pos="9360"/>
      </w:tabs>
    </w:pPr>
  </w:style>
  <w:style w:type="character" w:customStyle="1" w:styleId="FooterChar">
    <w:name w:val="Footer Char"/>
    <w:basedOn w:val="DefaultParagraphFont"/>
    <w:link w:val="Footer"/>
    <w:uiPriority w:val="99"/>
    <w:rsid w:val="00806AE5"/>
  </w:style>
  <w:style w:type="character" w:styleId="PageNumber">
    <w:name w:val="page number"/>
    <w:basedOn w:val="DefaultParagraphFont"/>
    <w:uiPriority w:val="99"/>
    <w:semiHidden/>
    <w:unhideWhenUsed/>
    <w:rsid w:val="00806AE5"/>
  </w:style>
  <w:style w:type="paragraph" w:styleId="ListParagraph">
    <w:name w:val="List Paragraph"/>
    <w:basedOn w:val="Normal"/>
    <w:uiPriority w:val="34"/>
    <w:qFormat/>
    <w:rsid w:val="00806AE5"/>
    <w:pPr>
      <w:ind w:left="720"/>
      <w:contextualSpacing/>
    </w:pPr>
  </w:style>
  <w:style w:type="paragraph" w:styleId="BalloonText">
    <w:name w:val="Balloon Text"/>
    <w:basedOn w:val="Normal"/>
    <w:link w:val="BalloonTextChar"/>
    <w:uiPriority w:val="99"/>
    <w:semiHidden/>
    <w:unhideWhenUsed/>
    <w:rsid w:val="00D25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150"/>
    <w:rPr>
      <w:rFonts w:ascii="Segoe UI" w:hAnsi="Segoe UI" w:cs="Segoe UI"/>
      <w:sz w:val="18"/>
      <w:szCs w:val="18"/>
    </w:rPr>
  </w:style>
  <w:style w:type="paragraph" w:styleId="FootnoteText">
    <w:name w:val="footnote text"/>
    <w:basedOn w:val="Normal"/>
    <w:link w:val="FootnoteTextChar"/>
    <w:uiPriority w:val="99"/>
    <w:semiHidden/>
    <w:unhideWhenUsed/>
    <w:rsid w:val="0071584E"/>
    <w:rPr>
      <w:sz w:val="20"/>
      <w:szCs w:val="20"/>
    </w:rPr>
  </w:style>
  <w:style w:type="character" w:customStyle="1" w:styleId="FootnoteTextChar">
    <w:name w:val="Footnote Text Char"/>
    <w:basedOn w:val="DefaultParagraphFont"/>
    <w:link w:val="FootnoteText"/>
    <w:uiPriority w:val="99"/>
    <w:semiHidden/>
    <w:rsid w:val="0071584E"/>
    <w:rPr>
      <w:sz w:val="20"/>
      <w:szCs w:val="20"/>
    </w:rPr>
  </w:style>
  <w:style w:type="character" w:styleId="FootnoteReference">
    <w:name w:val="footnote reference"/>
    <w:basedOn w:val="DefaultParagraphFont"/>
    <w:uiPriority w:val="99"/>
    <w:semiHidden/>
    <w:unhideWhenUsed/>
    <w:rsid w:val="0071584E"/>
    <w:rPr>
      <w:vertAlign w:val="superscript"/>
    </w:rPr>
  </w:style>
  <w:style w:type="character" w:customStyle="1" w:styleId="Heading1Char">
    <w:name w:val="Heading 1 Char"/>
    <w:basedOn w:val="DefaultParagraphFont"/>
    <w:link w:val="Heading1"/>
    <w:uiPriority w:val="9"/>
    <w:rsid w:val="007158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1584E"/>
  </w:style>
  <w:style w:type="character" w:styleId="Hyperlink">
    <w:name w:val="Hyperlink"/>
    <w:basedOn w:val="DefaultParagraphFont"/>
    <w:uiPriority w:val="99"/>
    <w:unhideWhenUsed/>
    <w:rsid w:val="00AF09C6"/>
    <w:rPr>
      <w:color w:val="0563C1" w:themeColor="hyperlink"/>
      <w:u w:val="single"/>
    </w:rPr>
  </w:style>
  <w:style w:type="character" w:styleId="UnresolvedMention">
    <w:name w:val="Unresolved Mention"/>
    <w:basedOn w:val="DefaultParagraphFont"/>
    <w:uiPriority w:val="99"/>
    <w:rsid w:val="00AF09C6"/>
    <w:rPr>
      <w:color w:val="605E5C"/>
      <w:shd w:val="clear" w:color="auto" w:fill="E1DFDD"/>
    </w:rPr>
  </w:style>
  <w:style w:type="character" w:styleId="FollowedHyperlink">
    <w:name w:val="FollowedHyperlink"/>
    <w:basedOn w:val="DefaultParagraphFont"/>
    <w:uiPriority w:val="99"/>
    <w:semiHidden/>
    <w:unhideWhenUsed/>
    <w:rsid w:val="00B76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810945">
      <w:bodyDiv w:val="1"/>
      <w:marLeft w:val="0"/>
      <w:marRight w:val="0"/>
      <w:marTop w:val="0"/>
      <w:marBottom w:val="0"/>
      <w:divBdr>
        <w:top w:val="none" w:sz="0" w:space="0" w:color="auto"/>
        <w:left w:val="none" w:sz="0" w:space="0" w:color="auto"/>
        <w:bottom w:val="none" w:sz="0" w:space="0" w:color="auto"/>
        <w:right w:val="none" w:sz="0" w:space="0" w:color="auto"/>
      </w:divBdr>
    </w:div>
    <w:div w:id="341737399">
      <w:bodyDiv w:val="1"/>
      <w:marLeft w:val="0"/>
      <w:marRight w:val="0"/>
      <w:marTop w:val="0"/>
      <w:marBottom w:val="0"/>
      <w:divBdr>
        <w:top w:val="none" w:sz="0" w:space="0" w:color="auto"/>
        <w:left w:val="none" w:sz="0" w:space="0" w:color="auto"/>
        <w:bottom w:val="none" w:sz="0" w:space="0" w:color="auto"/>
        <w:right w:val="none" w:sz="0" w:space="0" w:color="auto"/>
      </w:divBdr>
    </w:div>
    <w:div w:id="433552924">
      <w:bodyDiv w:val="1"/>
      <w:marLeft w:val="0"/>
      <w:marRight w:val="0"/>
      <w:marTop w:val="0"/>
      <w:marBottom w:val="0"/>
      <w:divBdr>
        <w:top w:val="none" w:sz="0" w:space="0" w:color="auto"/>
        <w:left w:val="none" w:sz="0" w:space="0" w:color="auto"/>
        <w:bottom w:val="none" w:sz="0" w:space="0" w:color="auto"/>
        <w:right w:val="none" w:sz="0" w:space="0" w:color="auto"/>
      </w:divBdr>
    </w:div>
    <w:div w:id="491651336">
      <w:bodyDiv w:val="1"/>
      <w:marLeft w:val="0"/>
      <w:marRight w:val="0"/>
      <w:marTop w:val="0"/>
      <w:marBottom w:val="0"/>
      <w:divBdr>
        <w:top w:val="none" w:sz="0" w:space="0" w:color="auto"/>
        <w:left w:val="none" w:sz="0" w:space="0" w:color="auto"/>
        <w:bottom w:val="none" w:sz="0" w:space="0" w:color="auto"/>
        <w:right w:val="none" w:sz="0" w:space="0" w:color="auto"/>
      </w:divBdr>
    </w:div>
    <w:div w:id="658575931">
      <w:bodyDiv w:val="1"/>
      <w:marLeft w:val="0"/>
      <w:marRight w:val="0"/>
      <w:marTop w:val="0"/>
      <w:marBottom w:val="0"/>
      <w:divBdr>
        <w:top w:val="none" w:sz="0" w:space="0" w:color="auto"/>
        <w:left w:val="none" w:sz="0" w:space="0" w:color="auto"/>
        <w:bottom w:val="none" w:sz="0" w:space="0" w:color="auto"/>
        <w:right w:val="none" w:sz="0" w:space="0" w:color="auto"/>
      </w:divBdr>
    </w:div>
    <w:div w:id="682587328">
      <w:bodyDiv w:val="1"/>
      <w:marLeft w:val="0"/>
      <w:marRight w:val="0"/>
      <w:marTop w:val="0"/>
      <w:marBottom w:val="0"/>
      <w:divBdr>
        <w:top w:val="none" w:sz="0" w:space="0" w:color="auto"/>
        <w:left w:val="none" w:sz="0" w:space="0" w:color="auto"/>
        <w:bottom w:val="none" w:sz="0" w:space="0" w:color="auto"/>
        <w:right w:val="none" w:sz="0" w:space="0" w:color="auto"/>
      </w:divBdr>
    </w:div>
    <w:div w:id="728964715">
      <w:bodyDiv w:val="1"/>
      <w:marLeft w:val="0"/>
      <w:marRight w:val="0"/>
      <w:marTop w:val="0"/>
      <w:marBottom w:val="0"/>
      <w:divBdr>
        <w:top w:val="none" w:sz="0" w:space="0" w:color="auto"/>
        <w:left w:val="none" w:sz="0" w:space="0" w:color="auto"/>
        <w:bottom w:val="none" w:sz="0" w:space="0" w:color="auto"/>
        <w:right w:val="none" w:sz="0" w:space="0" w:color="auto"/>
      </w:divBdr>
    </w:div>
    <w:div w:id="992568458">
      <w:bodyDiv w:val="1"/>
      <w:marLeft w:val="0"/>
      <w:marRight w:val="0"/>
      <w:marTop w:val="0"/>
      <w:marBottom w:val="0"/>
      <w:divBdr>
        <w:top w:val="none" w:sz="0" w:space="0" w:color="auto"/>
        <w:left w:val="none" w:sz="0" w:space="0" w:color="auto"/>
        <w:bottom w:val="none" w:sz="0" w:space="0" w:color="auto"/>
        <w:right w:val="none" w:sz="0" w:space="0" w:color="auto"/>
      </w:divBdr>
    </w:div>
    <w:div w:id="1086462479">
      <w:bodyDiv w:val="1"/>
      <w:marLeft w:val="0"/>
      <w:marRight w:val="0"/>
      <w:marTop w:val="0"/>
      <w:marBottom w:val="0"/>
      <w:divBdr>
        <w:top w:val="none" w:sz="0" w:space="0" w:color="auto"/>
        <w:left w:val="none" w:sz="0" w:space="0" w:color="auto"/>
        <w:bottom w:val="none" w:sz="0" w:space="0" w:color="auto"/>
        <w:right w:val="none" w:sz="0" w:space="0" w:color="auto"/>
      </w:divBdr>
    </w:div>
    <w:div w:id="1099759636">
      <w:bodyDiv w:val="1"/>
      <w:marLeft w:val="0"/>
      <w:marRight w:val="0"/>
      <w:marTop w:val="0"/>
      <w:marBottom w:val="0"/>
      <w:divBdr>
        <w:top w:val="none" w:sz="0" w:space="0" w:color="auto"/>
        <w:left w:val="none" w:sz="0" w:space="0" w:color="auto"/>
        <w:bottom w:val="none" w:sz="0" w:space="0" w:color="auto"/>
        <w:right w:val="none" w:sz="0" w:space="0" w:color="auto"/>
      </w:divBdr>
    </w:div>
    <w:div w:id="1128352945">
      <w:bodyDiv w:val="1"/>
      <w:marLeft w:val="0"/>
      <w:marRight w:val="0"/>
      <w:marTop w:val="0"/>
      <w:marBottom w:val="0"/>
      <w:divBdr>
        <w:top w:val="none" w:sz="0" w:space="0" w:color="auto"/>
        <w:left w:val="none" w:sz="0" w:space="0" w:color="auto"/>
        <w:bottom w:val="none" w:sz="0" w:space="0" w:color="auto"/>
        <w:right w:val="none" w:sz="0" w:space="0" w:color="auto"/>
      </w:divBdr>
    </w:div>
    <w:div w:id="1501693514">
      <w:bodyDiv w:val="1"/>
      <w:marLeft w:val="0"/>
      <w:marRight w:val="0"/>
      <w:marTop w:val="0"/>
      <w:marBottom w:val="0"/>
      <w:divBdr>
        <w:top w:val="none" w:sz="0" w:space="0" w:color="auto"/>
        <w:left w:val="none" w:sz="0" w:space="0" w:color="auto"/>
        <w:bottom w:val="none" w:sz="0" w:space="0" w:color="auto"/>
        <w:right w:val="none" w:sz="0" w:space="0" w:color="auto"/>
      </w:divBdr>
    </w:div>
    <w:div w:id="1662856495">
      <w:bodyDiv w:val="1"/>
      <w:marLeft w:val="0"/>
      <w:marRight w:val="0"/>
      <w:marTop w:val="0"/>
      <w:marBottom w:val="0"/>
      <w:divBdr>
        <w:top w:val="none" w:sz="0" w:space="0" w:color="auto"/>
        <w:left w:val="none" w:sz="0" w:space="0" w:color="auto"/>
        <w:bottom w:val="none" w:sz="0" w:space="0" w:color="auto"/>
        <w:right w:val="none" w:sz="0" w:space="0" w:color="auto"/>
      </w:divBdr>
    </w:div>
    <w:div w:id="1771508858">
      <w:bodyDiv w:val="1"/>
      <w:marLeft w:val="0"/>
      <w:marRight w:val="0"/>
      <w:marTop w:val="0"/>
      <w:marBottom w:val="0"/>
      <w:divBdr>
        <w:top w:val="none" w:sz="0" w:space="0" w:color="auto"/>
        <w:left w:val="none" w:sz="0" w:space="0" w:color="auto"/>
        <w:bottom w:val="none" w:sz="0" w:space="0" w:color="auto"/>
        <w:right w:val="none" w:sz="0" w:space="0" w:color="auto"/>
      </w:divBdr>
    </w:div>
    <w:div w:id="1878813033">
      <w:bodyDiv w:val="1"/>
      <w:marLeft w:val="0"/>
      <w:marRight w:val="0"/>
      <w:marTop w:val="0"/>
      <w:marBottom w:val="0"/>
      <w:divBdr>
        <w:top w:val="none" w:sz="0" w:space="0" w:color="auto"/>
        <w:left w:val="none" w:sz="0" w:space="0" w:color="auto"/>
        <w:bottom w:val="none" w:sz="0" w:space="0" w:color="auto"/>
        <w:right w:val="none" w:sz="0" w:space="0" w:color="auto"/>
      </w:divBdr>
    </w:div>
    <w:div w:id="20894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schneids13/COVID-Frieden-Schneider-Article" TargetMode="External"/><Relationship Id="rId18" Type="http://schemas.openxmlformats.org/officeDocument/2006/relationships/hyperlink" Target="https://www.ft.com/content/670039ec-98f3-11e9-9573-ee5cbb98ed36"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witter.com/realDonaldTrump/status/127125202047363891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ytimes.com/2016/05/22/business/international/brexit-referendum-eu-economy.html" TargetMode="External"/><Relationship Id="rId20" Type="http://schemas.openxmlformats.org/officeDocument/2006/relationships/hyperlink" Target="https://www.ft.com/content/4bbe8761-81a7-4734-8e1b-3ddfeedcf2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schneids13/COVID-Frieden-Schneider-Article"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usnews.com/education/best-colleges/paying-for-college/articles/2017-09-20/see-20-years-of-tuition-growth-at-national-universities"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vox.com/2018/10/31/18042510/bolsonaro-brazil-foreign-policy-venezuela" TargetMode="External"/><Relationship Id="rId4" Type="http://schemas.openxmlformats.org/officeDocument/2006/relationships/settings" Target="settings.xml"/><Relationship Id="rId9" Type="http://schemas.openxmlformats.org/officeDocument/2006/relationships/hyperlink" Target="https://www.istockphoto.com/photo/economic-recession-during-the-coronavirus-outbreak-in-united-states-gm1211810392-351577147" TargetMode="External"/><Relationship Id="rId14" Type="http://schemas.openxmlformats.org/officeDocument/2006/relationships/hyperlink" Target="https://www.federalreserve.gov/releases/z1/dataviz/dfa/distribute/chart/"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The202</b:Tag>
    <b:SourceType>InternetSite</b:SourceType>
    <b:Guid>{7F74D4B4-4F76-FB43-8155-39D69EFA0F92}</b:Guid>
    <b:Title>Distribution of Household Wealth in the U.S. since 1989</b:Title>
    <b:Year>2020</b:Year>
    <b:Author>
      <b:Author>
        <b:Corporate>The Federal Reserve</b:Corporate>
      </b:Author>
    </b:Author>
    <b:URL>https://www.federalreserve.gov/releases/z1/dataviz/dfa/distribute/chart/#range:1989.3,2020.1;quarter:122;series:Net%20worth;demographic:networth;population:1,3,5,7;units:shares</b:URL>
    <b:Month>June</b:Month>
    <b:Day>19</b:Day>
    <b:YearAccessed>2020</b:YearAccessed>
    <b:MonthAccessed>August</b:MonthAccessed>
    <b:DayAccessed>20</b:DayAccessed>
    <b:RefOrder>1</b:RefOrder>
  </b:Source>
  <b:Source>
    <b:Tag>Fuk92</b:Tag>
    <b:SourceType>Book</b:SourceType>
    <b:Guid>{E61AA3B8-DA4D-3A4A-9AAA-173ED478E030}</b:Guid>
    <b:Title>The End of History and the Last Man</b:Title>
    <b:Year>1992</b:Year>
    <b:Author>
      <b:Author>
        <b:NameList>
          <b:Person>
            <b:Last>Fukuyama</b:Last>
            <b:First>Francis</b:First>
          </b:Person>
        </b:NameList>
      </b:Author>
    </b:Author>
    <b:City>New York</b:City>
    <b:Publisher>Free Press</b:Publisher>
    <b:RefOrder>2</b:RefOrder>
  </b:Source>
  <b:Source>
    <b:Tag>USN19</b:Tag>
    <b:SourceType>InternetSite</b:SourceType>
    <b:Guid>{69E450F6-8EE1-5B48-829A-FE4BE1059951}</b:Guid>
    <b:Title>20 Years of Tuition Growth at National Universities</b:Title>
    <b:Year>2019</b:Year>
    <b:Author>
      <b:Author>
        <b:Corporate>US News &amp; World Report</b:Corporate>
      </b:Author>
    </b:Author>
    <b:URL>https://www.usnews.com/education/best-colleges/paying-for-college/articles/2017-09-20/see-20-years-of-tuition-growth-at-national-universities</b:URL>
    <b:Month>September</b:Month>
    <b:Day>19</b:Day>
    <b:YearAccessed>2020</b:YearAccessed>
    <b:MonthAccessed>August</b:MonthAccessed>
    <b:DayAccessed>20</b:DayAccessed>
    <b:RefOrder>3</b:RefOrder>
  </b:Source>
</b:Sources>
</file>

<file path=customXml/itemProps1.xml><?xml version="1.0" encoding="utf-8"?>
<ds:datastoreItem xmlns:ds="http://schemas.openxmlformats.org/officeDocument/2006/customXml" ds:itemID="{538E43FC-3192-4B1D-8FFC-CBCFF646E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Schneider</dc:creator>
  <cp:keywords/>
  <dc:description/>
  <cp:lastModifiedBy>Frieden, Jeffry</cp:lastModifiedBy>
  <cp:revision>11</cp:revision>
  <dcterms:created xsi:type="dcterms:W3CDTF">2020-09-19T03:11:00Z</dcterms:created>
  <dcterms:modified xsi:type="dcterms:W3CDTF">2020-09-19T20:37:00Z</dcterms:modified>
</cp:coreProperties>
</file>